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7428A" w14:textId="6507CCF2" w:rsidR="003B1679" w:rsidRDefault="00D734A1" w:rsidP="001549DE">
      <w:pPr>
        <w:spacing w:after="0"/>
        <w:jc w:val="right"/>
        <w:rPr>
          <w:sz w:val="44"/>
          <w:szCs w:val="44"/>
        </w:rPr>
      </w:pPr>
      <w:r w:rsidRPr="00D734A1">
        <w:rPr>
          <w:noProof/>
          <w:sz w:val="44"/>
          <w:szCs w:val="44"/>
        </w:rPr>
        <w:drawing>
          <wp:anchor distT="0" distB="0" distL="114300" distR="114300" simplePos="0" relativeHeight="251658240" behindDoc="0" locked="0" layoutInCell="1" allowOverlap="1" wp14:anchorId="59AF1CEC" wp14:editId="78EE7480">
            <wp:simplePos x="0" y="0"/>
            <wp:positionH relativeFrom="column">
              <wp:posOffset>668808</wp:posOffset>
            </wp:positionH>
            <wp:positionV relativeFrom="paragraph">
              <wp:posOffset>306267</wp:posOffset>
            </wp:positionV>
            <wp:extent cx="2663786" cy="496614"/>
            <wp:effectExtent l="0" t="0" r="381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3786" cy="496614"/>
                    </a:xfrm>
                    <a:prstGeom prst="rect">
                      <a:avLst/>
                    </a:prstGeom>
                  </pic:spPr>
                </pic:pic>
              </a:graphicData>
            </a:graphic>
            <wp14:sizeRelH relativeFrom="page">
              <wp14:pctWidth>0</wp14:pctWidth>
            </wp14:sizeRelH>
            <wp14:sizeRelV relativeFrom="page">
              <wp14:pctHeight>0</wp14:pctHeight>
            </wp14:sizeRelV>
          </wp:anchor>
        </w:drawing>
      </w:r>
      <w:r w:rsidR="00FF7A0C">
        <w:rPr>
          <w:sz w:val="44"/>
          <w:szCs w:val="44"/>
        </w:rPr>
        <w:t xml:space="preserve"> </w:t>
      </w:r>
      <w:r w:rsidR="00DE2242">
        <w:rPr>
          <w:sz w:val="44"/>
          <w:szCs w:val="44"/>
        </w:rPr>
        <w:t xml:space="preserve"> </w:t>
      </w:r>
      <w:r w:rsidR="00DE2242" w:rsidRPr="00DE2242">
        <w:rPr>
          <w:noProof/>
          <w:sz w:val="44"/>
          <w:szCs w:val="44"/>
        </w:rPr>
        <w:drawing>
          <wp:inline distT="0" distB="0" distL="0" distR="0" wp14:anchorId="1606BCF1" wp14:editId="12AF215B">
            <wp:extent cx="1403131" cy="922283"/>
            <wp:effectExtent l="0" t="0" r="6985"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12"/>
                    <a:stretch>
                      <a:fillRect/>
                    </a:stretch>
                  </pic:blipFill>
                  <pic:spPr>
                    <a:xfrm>
                      <a:off x="0" y="0"/>
                      <a:ext cx="1450022" cy="953105"/>
                    </a:xfrm>
                    <a:prstGeom prst="rect">
                      <a:avLst/>
                    </a:prstGeom>
                  </pic:spPr>
                </pic:pic>
              </a:graphicData>
            </a:graphic>
          </wp:inline>
        </w:drawing>
      </w:r>
      <w:r w:rsidR="00EB54A0">
        <w:rPr>
          <w:sz w:val="44"/>
          <w:szCs w:val="44"/>
        </w:rPr>
        <w:tab/>
      </w:r>
      <w:r w:rsidR="00EB54A0">
        <w:rPr>
          <w:sz w:val="44"/>
          <w:szCs w:val="44"/>
        </w:rPr>
        <w:tab/>
      </w:r>
    </w:p>
    <w:p w14:paraId="06326FC0" w14:textId="77777777" w:rsidR="00873A80" w:rsidRDefault="00873A80" w:rsidP="0003634B">
      <w:pPr>
        <w:spacing w:after="0"/>
        <w:jc w:val="center"/>
        <w:rPr>
          <w:sz w:val="44"/>
          <w:szCs w:val="44"/>
        </w:rPr>
      </w:pPr>
    </w:p>
    <w:p w14:paraId="4CE14ACD" w14:textId="0CE34749" w:rsidR="48C5967B" w:rsidRDefault="48C5967B" w:rsidP="0003634B">
      <w:pPr>
        <w:spacing w:after="0"/>
        <w:jc w:val="center"/>
        <w:rPr>
          <w:sz w:val="44"/>
          <w:szCs w:val="44"/>
        </w:rPr>
      </w:pPr>
      <w:proofErr w:type="spellStart"/>
      <w:r w:rsidRPr="61A4CB0E">
        <w:rPr>
          <w:sz w:val="44"/>
          <w:szCs w:val="44"/>
        </w:rPr>
        <w:t>Evergood</w:t>
      </w:r>
      <w:proofErr w:type="spellEnd"/>
      <w:r w:rsidRPr="61A4CB0E">
        <w:rPr>
          <w:sz w:val="44"/>
          <w:szCs w:val="44"/>
        </w:rPr>
        <w:t xml:space="preserve"> Wine Pouch Filling Automation Project</w:t>
      </w:r>
    </w:p>
    <w:p w14:paraId="5BCCBD25" w14:textId="5CFC756E" w:rsidR="48C5967B" w:rsidRDefault="48C5967B" w:rsidP="0003634B">
      <w:pPr>
        <w:spacing w:after="120"/>
        <w:jc w:val="center"/>
        <w:rPr>
          <w:sz w:val="32"/>
          <w:szCs w:val="32"/>
        </w:rPr>
      </w:pPr>
      <w:r w:rsidRPr="00BC410D">
        <w:rPr>
          <w:sz w:val="32"/>
          <w:szCs w:val="32"/>
        </w:rPr>
        <w:t>Engineering Specification Report</w:t>
      </w:r>
    </w:p>
    <w:p w14:paraId="6529285D" w14:textId="77777777" w:rsidR="002376B7" w:rsidRPr="00BC410D" w:rsidRDefault="002376B7" w:rsidP="0003634B">
      <w:pPr>
        <w:spacing w:after="120"/>
        <w:jc w:val="center"/>
        <w:rPr>
          <w:sz w:val="56"/>
          <w:szCs w:val="5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3634B" w14:paraId="52283D76" w14:textId="77777777" w:rsidTr="002376B7">
        <w:tc>
          <w:tcPr>
            <w:tcW w:w="4675" w:type="dxa"/>
          </w:tcPr>
          <w:p w14:paraId="7C220C12" w14:textId="6694A3ED" w:rsidR="0003634B" w:rsidRPr="002376B7" w:rsidRDefault="009B63CA" w:rsidP="002376B7">
            <w:pPr>
              <w:spacing w:after="120"/>
              <w:jc w:val="center"/>
              <w:rPr>
                <w:b/>
                <w:bCs/>
                <w:sz w:val="24"/>
                <w:szCs w:val="24"/>
              </w:rPr>
            </w:pPr>
            <w:r w:rsidRPr="002376B7">
              <w:rPr>
                <w:b/>
                <w:bCs/>
                <w:sz w:val="24"/>
                <w:szCs w:val="24"/>
              </w:rPr>
              <w:t>UCCS Senior Design Members</w:t>
            </w:r>
          </w:p>
        </w:tc>
        <w:tc>
          <w:tcPr>
            <w:tcW w:w="4675" w:type="dxa"/>
          </w:tcPr>
          <w:p w14:paraId="4136109D" w14:textId="1251FE7D" w:rsidR="0003634B" w:rsidRPr="002376B7" w:rsidRDefault="009B63CA" w:rsidP="002376B7">
            <w:pPr>
              <w:spacing w:after="120"/>
              <w:jc w:val="center"/>
              <w:rPr>
                <w:b/>
                <w:bCs/>
                <w:sz w:val="24"/>
                <w:szCs w:val="24"/>
              </w:rPr>
            </w:pPr>
            <w:r w:rsidRPr="002376B7">
              <w:rPr>
                <w:b/>
                <w:bCs/>
                <w:sz w:val="24"/>
                <w:szCs w:val="24"/>
              </w:rPr>
              <w:t>Project Sponsor and Faculty Advisors</w:t>
            </w:r>
          </w:p>
        </w:tc>
      </w:tr>
      <w:tr w:rsidR="0003634B" w14:paraId="49D9D21D" w14:textId="77777777" w:rsidTr="002376B7">
        <w:tc>
          <w:tcPr>
            <w:tcW w:w="4675" w:type="dxa"/>
          </w:tcPr>
          <w:p w14:paraId="6CCABD51" w14:textId="5E9DA3DB" w:rsidR="0003634B" w:rsidRDefault="009B63CA" w:rsidP="002376B7">
            <w:pPr>
              <w:spacing w:after="120"/>
              <w:jc w:val="center"/>
              <w:rPr>
                <w:sz w:val="24"/>
                <w:szCs w:val="24"/>
              </w:rPr>
            </w:pPr>
            <w:r>
              <w:rPr>
                <w:sz w:val="24"/>
                <w:szCs w:val="24"/>
              </w:rPr>
              <w:t>Ryan Beckman</w:t>
            </w:r>
          </w:p>
        </w:tc>
        <w:tc>
          <w:tcPr>
            <w:tcW w:w="4675" w:type="dxa"/>
          </w:tcPr>
          <w:p w14:paraId="38CDCA62" w14:textId="38D0C3B0" w:rsidR="00DC6E2E" w:rsidRDefault="00DC6E2E" w:rsidP="002376B7">
            <w:pPr>
              <w:spacing w:after="120"/>
              <w:jc w:val="center"/>
              <w:rPr>
                <w:sz w:val="24"/>
                <w:szCs w:val="24"/>
              </w:rPr>
            </w:pPr>
            <w:r>
              <w:rPr>
                <w:sz w:val="24"/>
                <w:szCs w:val="24"/>
              </w:rPr>
              <w:t xml:space="preserve">Matthew </w:t>
            </w:r>
            <w:proofErr w:type="spellStart"/>
            <w:r>
              <w:rPr>
                <w:sz w:val="24"/>
                <w:szCs w:val="24"/>
              </w:rPr>
              <w:t>Hexter</w:t>
            </w:r>
            <w:proofErr w:type="spellEnd"/>
          </w:p>
        </w:tc>
      </w:tr>
      <w:tr w:rsidR="0003634B" w14:paraId="06C03847" w14:textId="77777777" w:rsidTr="002376B7">
        <w:tc>
          <w:tcPr>
            <w:tcW w:w="4675" w:type="dxa"/>
          </w:tcPr>
          <w:p w14:paraId="445E8B6F" w14:textId="3BBD7D51" w:rsidR="0003634B" w:rsidRDefault="00DC6E2E" w:rsidP="002376B7">
            <w:pPr>
              <w:spacing w:after="120"/>
              <w:jc w:val="center"/>
              <w:rPr>
                <w:sz w:val="24"/>
                <w:szCs w:val="24"/>
              </w:rPr>
            </w:pPr>
            <w:r>
              <w:rPr>
                <w:sz w:val="24"/>
                <w:szCs w:val="24"/>
              </w:rPr>
              <w:t>Brock Martin</w:t>
            </w:r>
          </w:p>
        </w:tc>
        <w:tc>
          <w:tcPr>
            <w:tcW w:w="4675" w:type="dxa"/>
          </w:tcPr>
          <w:p w14:paraId="7A18068D" w14:textId="14C2B421" w:rsidR="0003634B" w:rsidRDefault="00DC6E2E" w:rsidP="002376B7">
            <w:pPr>
              <w:spacing w:after="120"/>
              <w:jc w:val="center"/>
              <w:rPr>
                <w:sz w:val="24"/>
                <w:szCs w:val="24"/>
              </w:rPr>
            </w:pPr>
            <w:r>
              <w:rPr>
                <w:sz w:val="24"/>
                <w:szCs w:val="24"/>
              </w:rPr>
              <w:t>Dr. Lynnane George</w:t>
            </w:r>
          </w:p>
        </w:tc>
      </w:tr>
      <w:tr w:rsidR="0003634B" w14:paraId="2A42F5DB" w14:textId="77777777" w:rsidTr="002376B7">
        <w:tc>
          <w:tcPr>
            <w:tcW w:w="4675" w:type="dxa"/>
          </w:tcPr>
          <w:p w14:paraId="173BA262" w14:textId="2DE8362C" w:rsidR="0003634B" w:rsidRDefault="00DC6E2E" w:rsidP="002376B7">
            <w:pPr>
              <w:spacing w:after="120"/>
              <w:jc w:val="center"/>
              <w:rPr>
                <w:sz w:val="24"/>
                <w:szCs w:val="24"/>
              </w:rPr>
            </w:pPr>
            <w:r>
              <w:rPr>
                <w:sz w:val="24"/>
                <w:szCs w:val="24"/>
              </w:rPr>
              <w:t>Hayden Mclaughlin</w:t>
            </w:r>
          </w:p>
        </w:tc>
        <w:tc>
          <w:tcPr>
            <w:tcW w:w="4675" w:type="dxa"/>
          </w:tcPr>
          <w:p w14:paraId="65D151FB" w14:textId="41B9202B" w:rsidR="0003634B" w:rsidRDefault="000F4F50" w:rsidP="002376B7">
            <w:pPr>
              <w:spacing w:after="120"/>
              <w:jc w:val="center"/>
              <w:rPr>
                <w:sz w:val="24"/>
                <w:szCs w:val="24"/>
              </w:rPr>
            </w:pPr>
            <w:r>
              <w:rPr>
                <w:noProof/>
                <w:sz w:val="24"/>
                <w:szCs w:val="24"/>
              </w:rPr>
              <mc:AlternateContent>
                <mc:Choice Requires="wpi">
                  <w:drawing>
                    <wp:anchor distT="0" distB="0" distL="114300" distR="114300" simplePos="0" relativeHeight="251661312" behindDoc="0" locked="0" layoutInCell="1" allowOverlap="1" wp14:anchorId="72E0B0EE" wp14:editId="5AFDEE9D">
                      <wp:simplePos x="0" y="0"/>
                      <wp:positionH relativeFrom="column">
                        <wp:posOffset>1864995</wp:posOffset>
                      </wp:positionH>
                      <wp:positionV relativeFrom="paragraph">
                        <wp:posOffset>32385</wp:posOffset>
                      </wp:positionV>
                      <wp:extent cx="109220" cy="239565"/>
                      <wp:effectExtent l="38100" t="38100" r="43180" b="46355"/>
                      <wp:wrapNone/>
                      <wp:docPr id="9" name="Ink 9"/>
                      <wp:cNvGraphicFramePr/>
                      <a:graphic xmlns:a="http://schemas.openxmlformats.org/drawingml/2006/main">
                        <a:graphicData uri="http://schemas.microsoft.com/office/word/2010/wordprocessingInk">
                          <w14:contentPart bwMode="auto" r:id="rId13">
                            <w14:nvContentPartPr>
                              <w14:cNvContentPartPr/>
                            </w14:nvContentPartPr>
                            <w14:xfrm>
                              <a:off x="0" y="0"/>
                              <a:ext cx="109220" cy="239565"/>
                            </w14:xfrm>
                          </w14:contentPart>
                        </a:graphicData>
                      </a:graphic>
                    </wp:anchor>
                  </w:drawing>
                </mc:Choice>
                <mc:Fallback>
                  <w:pict>
                    <v:shapetype w14:anchorId="4A071C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146.5pt;margin-top:2.2pt;width:9.3pt;height:19.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">
                      <v:imagedata r:id="rId14" o:title=""/>
                    </v:shape>
                  </w:pict>
                </mc:Fallback>
              </mc:AlternateContent>
            </w:r>
            <w:r w:rsidR="00DC6E2E">
              <w:rPr>
                <w:sz w:val="24"/>
                <w:szCs w:val="24"/>
              </w:rPr>
              <w:t>Dr. Bill Michaels</w:t>
            </w:r>
          </w:p>
        </w:tc>
      </w:tr>
      <w:tr w:rsidR="0003634B" w14:paraId="3584EFFA" w14:textId="77777777" w:rsidTr="002376B7">
        <w:tc>
          <w:tcPr>
            <w:tcW w:w="4675" w:type="dxa"/>
          </w:tcPr>
          <w:p w14:paraId="65DEAD12" w14:textId="4219F590" w:rsidR="0003634B" w:rsidRDefault="002376B7" w:rsidP="002376B7">
            <w:pPr>
              <w:spacing w:after="120"/>
              <w:jc w:val="center"/>
              <w:rPr>
                <w:sz w:val="24"/>
                <w:szCs w:val="24"/>
              </w:rPr>
            </w:pPr>
            <w:r>
              <w:rPr>
                <w:sz w:val="24"/>
                <w:szCs w:val="24"/>
              </w:rPr>
              <w:t>Jackson Taylor</w:t>
            </w:r>
          </w:p>
        </w:tc>
        <w:tc>
          <w:tcPr>
            <w:tcW w:w="4675" w:type="dxa"/>
          </w:tcPr>
          <w:p w14:paraId="2AA27590" w14:textId="77777777" w:rsidR="0003634B" w:rsidRDefault="0003634B" w:rsidP="002376B7">
            <w:pPr>
              <w:spacing w:after="120"/>
              <w:jc w:val="center"/>
              <w:rPr>
                <w:sz w:val="24"/>
                <w:szCs w:val="24"/>
              </w:rPr>
            </w:pPr>
          </w:p>
        </w:tc>
      </w:tr>
      <w:tr w:rsidR="0003634B" w14:paraId="5208D197" w14:textId="77777777" w:rsidTr="002376B7">
        <w:tc>
          <w:tcPr>
            <w:tcW w:w="4675" w:type="dxa"/>
          </w:tcPr>
          <w:p w14:paraId="47F71B6B" w14:textId="790FA769" w:rsidR="0003634B" w:rsidRDefault="002376B7" w:rsidP="002376B7">
            <w:pPr>
              <w:spacing w:after="120"/>
              <w:jc w:val="center"/>
              <w:rPr>
                <w:sz w:val="24"/>
                <w:szCs w:val="24"/>
              </w:rPr>
            </w:pPr>
            <w:r>
              <w:rPr>
                <w:sz w:val="24"/>
                <w:szCs w:val="24"/>
              </w:rPr>
              <w:t>Grace Wenham</w:t>
            </w:r>
          </w:p>
        </w:tc>
        <w:tc>
          <w:tcPr>
            <w:tcW w:w="4675" w:type="dxa"/>
          </w:tcPr>
          <w:p w14:paraId="6DE3AA4A" w14:textId="77777777" w:rsidR="0003634B" w:rsidRDefault="0003634B" w:rsidP="002376B7">
            <w:pPr>
              <w:spacing w:after="120"/>
              <w:jc w:val="center"/>
              <w:rPr>
                <w:sz w:val="24"/>
                <w:szCs w:val="24"/>
              </w:rPr>
            </w:pPr>
          </w:p>
        </w:tc>
      </w:tr>
    </w:tbl>
    <w:p w14:paraId="6EA6C4D9" w14:textId="77777777" w:rsidR="0003634B" w:rsidRDefault="0003634B" w:rsidP="00BE2DAF">
      <w:pPr>
        <w:spacing w:after="120"/>
        <w:rPr>
          <w:sz w:val="24"/>
          <w:szCs w:val="24"/>
        </w:rPr>
      </w:pPr>
    </w:p>
    <w:p w14:paraId="5D529B16" w14:textId="77777777" w:rsidR="00BE2DAF" w:rsidRDefault="00BE2DAF">
      <w:r>
        <w:br w:type="page"/>
      </w:r>
    </w:p>
    <w:p w14:paraId="13B83AD8" w14:textId="6099C540" w:rsidR="00A65CC2" w:rsidRPr="00D97844" w:rsidRDefault="00BE2DAF" w:rsidP="00D97844">
      <w:pPr>
        <w:spacing w:after="120"/>
        <w:rPr>
          <w:b/>
          <w:sz w:val="32"/>
          <w:szCs w:val="32"/>
        </w:rPr>
      </w:pPr>
      <w:r w:rsidRPr="00D97844">
        <w:rPr>
          <w:b/>
          <w:sz w:val="32"/>
          <w:szCs w:val="32"/>
        </w:rPr>
        <w:lastRenderedPageBreak/>
        <w:t>I</w:t>
      </w:r>
      <w:r w:rsidRPr="00D97844">
        <w:rPr>
          <w:b/>
          <w:bCs/>
          <w:sz w:val="32"/>
          <w:szCs w:val="32"/>
        </w:rPr>
        <w:t>ntroduction</w:t>
      </w:r>
    </w:p>
    <w:p w14:paraId="21229CB3" w14:textId="14281551" w:rsidR="00BC410D" w:rsidRPr="00BC410D" w:rsidRDefault="00275C17" w:rsidP="00BC410D">
      <w:pPr>
        <w:ind w:firstLine="360"/>
        <w:rPr>
          <w:rFonts w:cstheme="minorHAnsi"/>
          <w:sz w:val="24"/>
          <w:szCs w:val="24"/>
        </w:rPr>
      </w:pPr>
      <w:r>
        <w:rPr>
          <w:rFonts w:cstheme="minorHAnsi"/>
          <w:noProof/>
          <w:sz w:val="24"/>
          <w:szCs w:val="24"/>
        </w:rPr>
        <mc:AlternateContent>
          <mc:Choice Requires="wpi">
            <w:drawing>
              <wp:anchor distT="0" distB="0" distL="114300" distR="114300" simplePos="0" relativeHeight="251724800" behindDoc="0" locked="0" layoutInCell="1" allowOverlap="1" wp14:anchorId="44EA7325" wp14:editId="462AFC2D">
                <wp:simplePos x="0" y="0"/>
                <wp:positionH relativeFrom="column">
                  <wp:posOffset>-763270</wp:posOffset>
                </wp:positionH>
                <wp:positionV relativeFrom="paragraph">
                  <wp:posOffset>774700</wp:posOffset>
                </wp:positionV>
                <wp:extent cx="1503045" cy="417985"/>
                <wp:effectExtent l="38100" t="38100" r="40005" b="39370"/>
                <wp:wrapNone/>
                <wp:docPr id="71" name="Ink 71"/>
                <wp:cNvGraphicFramePr/>
                <a:graphic xmlns:a="http://schemas.openxmlformats.org/drawingml/2006/main">
                  <a:graphicData uri="http://schemas.microsoft.com/office/word/2010/wordprocessingInk">
                    <w14:contentPart bwMode="auto" r:id="rId15">
                      <w14:nvContentPartPr>
                        <w14:cNvContentPartPr/>
                      </w14:nvContentPartPr>
                      <w14:xfrm>
                        <a:off x="0" y="0"/>
                        <a:ext cx="1503045" cy="417985"/>
                      </w14:xfrm>
                    </w14:contentPart>
                  </a:graphicData>
                </a:graphic>
              </wp:anchor>
            </w:drawing>
          </mc:Choice>
          <mc:Fallback>
            <w:pict>
              <v:shape w14:anchorId="0BE78D16" id="Ink 71" o:spid="_x0000_s1026" type="#_x0000_t75" style="position:absolute;margin-left:-60.45pt;margin-top:60.65pt;width:119.05pt;height:33.6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">
                <v:imagedata r:id="rId16" o:title=""/>
              </v:shape>
            </w:pict>
          </mc:Fallback>
        </mc:AlternateContent>
      </w:r>
      <w:r w:rsidR="00BB5606">
        <w:rPr>
          <w:rFonts w:cstheme="minorHAnsi"/>
          <w:noProof/>
          <w:sz w:val="24"/>
          <w:szCs w:val="24"/>
        </w:rPr>
        <mc:AlternateContent>
          <mc:Choice Requires="wpi">
            <w:drawing>
              <wp:anchor distT="0" distB="0" distL="114300" distR="114300" simplePos="0" relativeHeight="251716608" behindDoc="0" locked="0" layoutInCell="1" allowOverlap="1" wp14:anchorId="3AA78D47" wp14:editId="6E9D3EA8">
                <wp:simplePos x="0" y="0"/>
                <wp:positionH relativeFrom="column">
                  <wp:posOffset>6007100</wp:posOffset>
                </wp:positionH>
                <wp:positionV relativeFrom="paragraph">
                  <wp:posOffset>-49530</wp:posOffset>
                </wp:positionV>
                <wp:extent cx="3568615" cy="1565405"/>
                <wp:effectExtent l="38100" t="19050" r="32385" b="34925"/>
                <wp:wrapNone/>
                <wp:docPr id="63" name="Ink 63"/>
                <wp:cNvGraphicFramePr/>
                <a:graphic xmlns:a="http://schemas.openxmlformats.org/drawingml/2006/main">
                  <a:graphicData uri="http://schemas.microsoft.com/office/word/2010/wordprocessingInk">
                    <w14:contentPart bwMode="auto" r:id="rId17">
                      <w14:nvContentPartPr>
                        <w14:cNvContentPartPr/>
                      </w14:nvContentPartPr>
                      <w14:xfrm>
                        <a:off x="0" y="0"/>
                        <a:ext cx="3568615" cy="1565405"/>
                      </w14:xfrm>
                    </w14:contentPart>
                  </a:graphicData>
                </a:graphic>
              </wp:anchor>
            </w:drawing>
          </mc:Choice>
          <mc:Fallback>
            <w:pict>
              <v:shape w14:anchorId="427B7D19" id="Ink 63" o:spid="_x0000_s1026" type="#_x0000_t75" style="position:absolute;margin-left:472.65pt;margin-top:-4.25pt;width:281.7pt;height:123.9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">
                <v:imagedata r:id="rId18" o:title=""/>
              </v:shape>
            </w:pict>
          </mc:Fallback>
        </mc:AlternateContent>
      </w:r>
      <w:proofErr w:type="spellStart"/>
      <w:r w:rsidR="00BC410D" w:rsidRPr="00BC410D">
        <w:rPr>
          <w:rFonts w:cstheme="minorHAnsi"/>
          <w:sz w:val="24"/>
          <w:szCs w:val="24"/>
        </w:rPr>
        <w:t>Evergood</w:t>
      </w:r>
      <w:proofErr w:type="spellEnd"/>
      <w:r w:rsidR="00BC410D" w:rsidRPr="00BC410D">
        <w:rPr>
          <w:rFonts w:cstheme="minorHAnsi"/>
          <w:sz w:val="24"/>
          <w:szCs w:val="24"/>
        </w:rPr>
        <w:t xml:space="preserve"> Adventure Wines (“Customer”) is a craft winery located in Palmer Lake. The company makes wine from lemons and is distributed to over 250 locations throughout Colorado. </w:t>
      </w:r>
      <w:proofErr w:type="spellStart"/>
      <w:r w:rsidR="00BC410D" w:rsidRPr="00BC410D">
        <w:rPr>
          <w:rFonts w:cstheme="minorHAnsi"/>
          <w:sz w:val="24"/>
          <w:szCs w:val="24"/>
        </w:rPr>
        <w:t>Evergood</w:t>
      </w:r>
      <w:proofErr w:type="spellEnd"/>
      <w:r w:rsidR="00BC410D" w:rsidRPr="00BC410D">
        <w:rPr>
          <w:rFonts w:cstheme="minorHAnsi"/>
          <w:sz w:val="24"/>
          <w:szCs w:val="24"/>
        </w:rPr>
        <w:t xml:space="preserve"> was launched in 2018 and is reliant on volunteers to pouch their best-selling and seasonally sold wine, Heart Warmer. However, over 6,000 units are projected to be sold in 2022 and the current volunteer pouching system limits the supply of this product, limiting sales and company growth. </w:t>
      </w:r>
    </w:p>
    <w:p w14:paraId="6765B596" w14:textId="4E265141" w:rsidR="005D40A7" w:rsidRPr="00E06E3B" w:rsidRDefault="007D41EC" w:rsidP="00E06E3B">
      <w:pPr>
        <w:ind w:firstLine="360"/>
        <w:rPr>
          <w:sz w:val="24"/>
          <w:szCs w:val="24"/>
        </w:rPr>
      </w:pPr>
      <w:r w:rsidRPr="00E06E3B">
        <w:rPr>
          <w:sz w:val="24"/>
          <w:szCs w:val="24"/>
        </w:rPr>
        <w:t>The current pouching process requires teams of 4-8 volunteers to work</w:t>
      </w:r>
      <w:r w:rsidR="00592AF6" w:rsidRPr="00E06E3B">
        <w:rPr>
          <w:sz w:val="24"/>
          <w:szCs w:val="24"/>
        </w:rPr>
        <w:t xml:space="preserve"> for a two</w:t>
      </w:r>
      <w:r w:rsidR="00EF2A78" w:rsidRPr="00E06E3B">
        <w:rPr>
          <w:sz w:val="24"/>
          <w:szCs w:val="24"/>
        </w:rPr>
        <w:t>-</w:t>
      </w:r>
      <w:r w:rsidR="00592AF6" w:rsidRPr="00E06E3B">
        <w:rPr>
          <w:sz w:val="24"/>
          <w:szCs w:val="24"/>
        </w:rPr>
        <w:t xml:space="preserve">hour shift, during which they are compensated for their efforts with complimentary </w:t>
      </w:r>
      <w:proofErr w:type="spellStart"/>
      <w:r w:rsidR="00592AF6" w:rsidRPr="00E06E3B">
        <w:rPr>
          <w:sz w:val="24"/>
          <w:szCs w:val="24"/>
        </w:rPr>
        <w:t>Evergood</w:t>
      </w:r>
      <w:proofErr w:type="spellEnd"/>
      <w:r w:rsidR="00592AF6" w:rsidRPr="00E06E3B">
        <w:rPr>
          <w:sz w:val="24"/>
          <w:szCs w:val="24"/>
        </w:rPr>
        <w:t xml:space="preserve"> </w:t>
      </w:r>
      <w:r w:rsidR="00CF7DC7" w:rsidRPr="00E06E3B">
        <w:rPr>
          <w:sz w:val="24"/>
          <w:szCs w:val="24"/>
        </w:rPr>
        <w:t>w</w:t>
      </w:r>
      <w:r w:rsidR="00592AF6" w:rsidRPr="00E06E3B">
        <w:rPr>
          <w:sz w:val="24"/>
          <w:szCs w:val="24"/>
        </w:rPr>
        <w:t xml:space="preserve">ine. </w:t>
      </w:r>
      <w:r w:rsidR="00961652" w:rsidRPr="00E06E3B">
        <w:rPr>
          <w:sz w:val="24"/>
          <w:szCs w:val="24"/>
        </w:rPr>
        <w:t xml:space="preserve">One person </w:t>
      </w:r>
      <w:r w:rsidR="00CF7DC7" w:rsidRPr="00E06E3B">
        <w:rPr>
          <w:sz w:val="24"/>
          <w:szCs w:val="24"/>
        </w:rPr>
        <w:t>sticks</w:t>
      </w:r>
      <w:r w:rsidR="00961652" w:rsidRPr="00E06E3B">
        <w:rPr>
          <w:sz w:val="24"/>
          <w:szCs w:val="24"/>
        </w:rPr>
        <w:t xml:space="preserve"> the printed labels onto blank pouches</w:t>
      </w:r>
      <w:r w:rsidR="00845FB6" w:rsidRPr="00E06E3B">
        <w:rPr>
          <w:sz w:val="24"/>
          <w:szCs w:val="24"/>
        </w:rPr>
        <w:t>. Another will transport these pouches</w:t>
      </w:r>
      <w:r w:rsidR="00AA0F6D" w:rsidRPr="00E06E3B">
        <w:rPr>
          <w:sz w:val="24"/>
          <w:szCs w:val="24"/>
        </w:rPr>
        <w:t xml:space="preserve"> to the table where other volunteers can access them for wine filling</w:t>
      </w:r>
      <w:r w:rsidR="00014931" w:rsidRPr="00E06E3B">
        <w:rPr>
          <w:sz w:val="24"/>
          <w:szCs w:val="24"/>
        </w:rPr>
        <w:t xml:space="preserve">, as well as </w:t>
      </w:r>
      <w:r w:rsidR="00CB6550" w:rsidRPr="00E06E3B">
        <w:rPr>
          <w:sz w:val="24"/>
          <w:szCs w:val="24"/>
        </w:rPr>
        <w:t>take the filled wine pouches and put them in boxes to be sold</w:t>
      </w:r>
      <w:r w:rsidR="00AA0F6D" w:rsidRPr="00E06E3B">
        <w:rPr>
          <w:sz w:val="24"/>
          <w:szCs w:val="24"/>
        </w:rPr>
        <w:t xml:space="preserve">. </w:t>
      </w:r>
      <w:r w:rsidR="00905108" w:rsidRPr="00E06E3B">
        <w:rPr>
          <w:sz w:val="24"/>
          <w:szCs w:val="24"/>
        </w:rPr>
        <w:t>A third volunteer is responsible for opening the pouches with Nitrogen gas</w:t>
      </w:r>
      <w:r w:rsidR="00EF2A78" w:rsidRPr="00E06E3B">
        <w:rPr>
          <w:sz w:val="24"/>
          <w:szCs w:val="24"/>
        </w:rPr>
        <w:t xml:space="preserve"> by operating a valve on a tube attached to a container of the gas. </w:t>
      </w:r>
    </w:p>
    <w:p w14:paraId="3DAE3923" w14:textId="2F0818C2" w:rsidR="00046DA8" w:rsidRDefault="00665F03" w:rsidP="00E06E3B">
      <w:pPr>
        <w:ind w:firstLine="360"/>
        <w:rPr>
          <w:sz w:val="24"/>
          <w:szCs w:val="24"/>
        </w:rPr>
      </w:pPr>
      <w:r>
        <w:rPr>
          <w:noProof/>
          <w:sz w:val="24"/>
          <w:szCs w:val="24"/>
        </w:rPr>
        <mc:AlternateContent>
          <mc:Choice Requires="wpi">
            <w:drawing>
              <wp:anchor distT="0" distB="0" distL="114300" distR="114300" simplePos="0" relativeHeight="252056576" behindDoc="0" locked="0" layoutInCell="1" allowOverlap="1" wp14:anchorId="4F1DD2BA" wp14:editId="1E34D8D1">
                <wp:simplePos x="0" y="0"/>
                <wp:positionH relativeFrom="column">
                  <wp:posOffset>1275715</wp:posOffset>
                </wp:positionH>
                <wp:positionV relativeFrom="paragraph">
                  <wp:posOffset>-893445</wp:posOffset>
                </wp:positionV>
                <wp:extent cx="7964835" cy="2303820"/>
                <wp:effectExtent l="38100" t="38100" r="17145" b="39370"/>
                <wp:wrapNone/>
                <wp:docPr id="404" name="Ink 404"/>
                <wp:cNvGraphicFramePr/>
                <a:graphic xmlns:a="http://schemas.openxmlformats.org/drawingml/2006/main">
                  <a:graphicData uri="http://schemas.microsoft.com/office/word/2010/wordprocessingInk">
                    <w14:contentPart bwMode="auto" r:id="rId19">
                      <w14:nvContentPartPr>
                        <w14:cNvContentPartPr/>
                      </w14:nvContentPartPr>
                      <w14:xfrm>
                        <a:off x="0" y="0"/>
                        <a:ext cx="7964835" cy="2303820"/>
                      </w14:xfrm>
                    </w14:contentPart>
                  </a:graphicData>
                </a:graphic>
              </wp:anchor>
            </w:drawing>
          </mc:Choice>
          <mc:Fallback>
            <w:pict>
              <v:shape w14:anchorId="137A3344" id="Ink 404" o:spid="_x0000_s1026" type="#_x0000_t75" style="position:absolute;margin-left:100.1pt;margin-top:-70.7pt;width:627.85pt;height:182.1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">
                <v:imagedata r:id="rId20" o:title=""/>
              </v:shape>
            </w:pict>
          </mc:Fallback>
        </mc:AlternateContent>
      </w:r>
      <w:r w:rsidR="00717F2B">
        <w:rPr>
          <w:noProof/>
          <w:sz w:val="24"/>
          <w:szCs w:val="24"/>
        </w:rPr>
        <mc:AlternateContent>
          <mc:Choice Requires="wpi">
            <w:drawing>
              <wp:anchor distT="0" distB="0" distL="114300" distR="114300" simplePos="0" relativeHeight="251728896" behindDoc="0" locked="0" layoutInCell="1" allowOverlap="1" wp14:anchorId="61F2DD24" wp14:editId="4293AE0C">
                <wp:simplePos x="0" y="0"/>
                <wp:positionH relativeFrom="column">
                  <wp:posOffset>2398395</wp:posOffset>
                </wp:positionH>
                <wp:positionV relativeFrom="paragraph">
                  <wp:posOffset>1169035</wp:posOffset>
                </wp:positionV>
                <wp:extent cx="530860" cy="175260"/>
                <wp:effectExtent l="38100" t="38100" r="40640" b="34290"/>
                <wp:wrapNone/>
                <wp:docPr id="75" name="Ink 75"/>
                <wp:cNvGraphicFramePr/>
                <a:graphic xmlns:a="http://schemas.openxmlformats.org/drawingml/2006/main">
                  <a:graphicData uri="http://schemas.microsoft.com/office/word/2010/wordprocessingInk">
                    <w14:contentPart bwMode="auto" r:id="rId21">
                      <w14:nvContentPartPr>
                        <w14:cNvContentPartPr/>
                      </w14:nvContentPartPr>
                      <w14:xfrm>
                        <a:off x="0" y="0"/>
                        <a:ext cx="530860" cy="175260"/>
                      </w14:xfrm>
                    </w14:contentPart>
                  </a:graphicData>
                </a:graphic>
              </wp:anchor>
            </w:drawing>
          </mc:Choice>
          <mc:Fallback>
            <w:pict>
              <v:shape w14:anchorId="36857DF2" id="Ink 75" o:spid="_x0000_s1026" type="#_x0000_t75" style="position:absolute;margin-left:188.5pt;margin-top:91.7pt;width:42.5pt;height:14.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">
                <v:imagedata r:id="rId22" o:title=""/>
              </v:shape>
            </w:pict>
          </mc:Fallback>
        </mc:AlternateContent>
      </w:r>
      <w:r w:rsidR="00CB6550" w:rsidRPr="00E06E3B">
        <w:rPr>
          <w:sz w:val="24"/>
          <w:szCs w:val="24"/>
        </w:rPr>
        <w:t>The rest of the volunteers</w:t>
      </w:r>
      <w:r w:rsidR="00774DE2" w:rsidRPr="00E06E3B">
        <w:rPr>
          <w:sz w:val="24"/>
          <w:szCs w:val="24"/>
        </w:rPr>
        <w:t xml:space="preserve"> sit or stand at tables wh</w:t>
      </w:r>
      <w:r w:rsidR="004121EE" w:rsidRPr="00E06E3B">
        <w:rPr>
          <w:sz w:val="24"/>
          <w:szCs w:val="24"/>
        </w:rPr>
        <w:t xml:space="preserve">ere they have their </w:t>
      </w:r>
      <w:r w:rsidR="002564A6" w:rsidRPr="00E06E3B">
        <w:rPr>
          <w:sz w:val="24"/>
          <w:szCs w:val="24"/>
        </w:rPr>
        <w:t>own</w:t>
      </w:r>
      <w:r w:rsidR="004121EE" w:rsidRPr="00E06E3B">
        <w:rPr>
          <w:sz w:val="24"/>
          <w:szCs w:val="24"/>
        </w:rPr>
        <w:t xml:space="preserve"> </w:t>
      </w:r>
      <w:proofErr w:type="spellStart"/>
      <w:r w:rsidR="002564A6" w:rsidRPr="00E06E3B">
        <w:rPr>
          <w:sz w:val="24"/>
          <w:szCs w:val="24"/>
        </w:rPr>
        <w:t>Astrofill</w:t>
      </w:r>
      <w:proofErr w:type="spellEnd"/>
      <w:r w:rsidR="002564A6" w:rsidRPr="00E06E3B">
        <w:rPr>
          <w:sz w:val="24"/>
          <w:szCs w:val="24"/>
        </w:rPr>
        <w:t xml:space="preserve"> pouch holder</w:t>
      </w:r>
      <w:r w:rsidR="001F30F7" w:rsidRPr="00E06E3B">
        <w:rPr>
          <w:sz w:val="24"/>
          <w:szCs w:val="24"/>
        </w:rPr>
        <w:t>, as pictured in Appendix A</w:t>
      </w:r>
      <w:r w:rsidR="002564A6" w:rsidRPr="00E06E3B">
        <w:rPr>
          <w:sz w:val="24"/>
          <w:szCs w:val="24"/>
        </w:rPr>
        <w:t xml:space="preserve">. This is a </w:t>
      </w:r>
      <w:r w:rsidR="00417C7B" w:rsidRPr="00E06E3B">
        <w:rPr>
          <w:sz w:val="24"/>
          <w:szCs w:val="24"/>
        </w:rPr>
        <w:t xml:space="preserve">small </w:t>
      </w:r>
      <w:r w:rsidR="002564A6" w:rsidRPr="00E06E3B">
        <w:rPr>
          <w:sz w:val="24"/>
          <w:szCs w:val="24"/>
        </w:rPr>
        <w:t xml:space="preserve">metal </w:t>
      </w:r>
      <w:r w:rsidR="003377CD" w:rsidRPr="00E06E3B">
        <w:rPr>
          <w:sz w:val="24"/>
          <w:szCs w:val="24"/>
        </w:rPr>
        <w:t>stand which has</w:t>
      </w:r>
      <w:r w:rsidR="0029667C" w:rsidRPr="00E06E3B">
        <w:rPr>
          <w:sz w:val="24"/>
          <w:szCs w:val="24"/>
        </w:rPr>
        <w:t xml:space="preserve"> a slot for the opening of the pouch to slide into and be secured to await filling</w:t>
      </w:r>
      <w:r w:rsidR="00417C7B" w:rsidRPr="00E06E3B">
        <w:rPr>
          <w:sz w:val="24"/>
          <w:szCs w:val="24"/>
        </w:rPr>
        <w:t xml:space="preserve">. The pouch </w:t>
      </w:r>
      <w:r w:rsidR="00DE41B7" w:rsidRPr="00E06E3B">
        <w:rPr>
          <w:sz w:val="24"/>
          <w:szCs w:val="24"/>
        </w:rPr>
        <w:t>opening is</w:t>
      </w:r>
      <w:r w:rsidR="00417C7B" w:rsidRPr="00E06E3B">
        <w:rPr>
          <w:sz w:val="24"/>
          <w:szCs w:val="24"/>
        </w:rPr>
        <w:t xml:space="preserve"> held by this metal stand</w:t>
      </w:r>
      <w:r w:rsidR="00DE41B7" w:rsidRPr="00E06E3B">
        <w:rPr>
          <w:sz w:val="24"/>
          <w:szCs w:val="24"/>
        </w:rPr>
        <w:t xml:space="preserve"> at a horizontal angle to minimize spillage. After opening the pouch with a puff of Nitrogen gas, the volunteer will</w:t>
      </w:r>
      <w:r w:rsidR="00D34292" w:rsidRPr="00E06E3B">
        <w:rPr>
          <w:sz w:val="24"/>
          <w:szCs w:val="24"/>
        </w:rPr>
        <w:t xml:space="preserve"> insert a tube connected to the wine source and switch a valve to allow wine to flow into the pouch until it is within the acceptable range of weights</w:t>
      </w:r>
      <w:r w:rsidR="00441ED3" w:rsidRPr="00E06E3B">
        <w:rPr>
          <w:sz w:val="24"/>
          <w:szCs w:val="24"/>
        </w:rPr>
        <w:t>. The wine source is in the center of the tables, being held in the air on a forklift to take advantage of gravity to carry the wine down from the source and into the pouches</w:t>
      </w:r>
      <w:r w:rsidR="00032CC0" w:rsidRPr="00E06E3B">
        <w:rPr>
          <w:sz w:val="24"/>
          <w:szCs w:val="24"/>
        </w:rPr>
        <w:t>, pictured in Appendix A</w:t>
      </w:r>
      <w:r w:rsidR="00441ED3" w:rsidRPr="00E06E3B">
        <w:rPr>
          <w:sz w:val="24"/>
          <w:szCs w:val="24"/>
        </w:rPr>
        <w:t xml:space="preserve">. </w:t>
      </w:r>
      <w:r w:rsidR="006F0E90" w:rsidRPr="00E06E3B">
        <w:rPr>
          <w:sz w:val="24"/>
          <w:szCs w:val="24"/>
        </w:rPr>
        <w:t>After filling the pouch and applying force to snap the lid on the now-full pouch, the volunteer will wipe away any wine spillage with a wet rag</w:t>
      </w:r>
      <w:r w:rsidR="00CF2067" w:rsidRPr="00E06E3B">
        <w:rPr>
          <w:sz w:val="24"/>
          <w:szCs w:val="24"/>
        </w:rPr>
        <w:t xml:space="preserve">. </w:t>
      </w:r>
    </w:p>
    <w:p w14:paraId="2589B32F" w14:textId="2F3114CF" w:rsidR="008A2403" w:rsidRPr="008A2403" w:rsidRDefault="004B0CEB" w:rsidP="008A2403">
      <w:pPr>
        <w:pStyle w:val="ListParagraph"/>
        <w:ind w:left="0" w:firstLine="360"/>
        <w:rPr>
          <w:rFonts w:cstheme="minorHAnsi"/>
          <w:sz w:val="24"/>
          <w:szCs w:val="24"/>
        </w:rPr>
      </w:pPr>
      <w:r>
        <w:rPr>
          <w:rFonts w:cstheme="minorHAnsi"/>
          <w:sz w:val="24"/>
          <w:szCs w:val="24"/>
        </w:rPr>
        <w:t>The Customer</w:t>
      </w:r>
      <w:r w:rsidRPr="00E06E3B">
        <w:rPr>
          <w:rFonts w:cstheme="minorHAnsi"/>
          <w:sz w:val="24"/>
          <w:szCs w:val="24"/>
        </w:rPr>
        <w:t xml:space="preserve"> has re</w:t>
      </w:r>
      <w:r>
        <w:rPr>
          <w:rFonts w:cstheme="minorHAnsi"/>
          <w:sz w:val="24"/>
          <w:szCs w:val="24"/>
        </w:rPr>
        <w:t>cruited the</w:t>
      </w:r>
      <w:r w:rsidRPr="00E06E3B">
        <w:rPr>
          <w:rFonts w:cstheme="minorHAnsi"/>
          <w:sz w:val="24"/>
          <w:szCs w:val="24"/>
        </w:rPr>
        <w:t xml:space="preserve"> UCCS MAE Senior Design </w:t>
      </w:r>
      <w:r>
        <w:rPr>
          <w:rFonts w:cstheme="minorHAnsi"/>
          <w:sz w:val="24"/>
          <w:szCs w:val="24"/>
        </w:rPr>
        <w:t xml:space="preserve">Team </w:t>
      </w:r>
      <w:r w:rsidRPr="00E06E3B">
        <w:rPr>
          <w:rFonts w:cstheme="minorHAnsi"/>
          <w:sz w:val="24"/>
          <w:szCs w:val="24"/>
        </w:rPr>
        <w:t>to create an automated wine pouch filling machine to decrease reliance on volunteers and increase output of wine pouches. The machine will</w:t>
      </w:r>
      <w:r w:rsidR="00CA33AC">
        <w:rPr>
          <w:rFonts w:cstheme="minorHAnsi"/>
          <w:sz w:val="24"/>
          <w:szCs w:val="24"/>
        </w:rPr>
        <w:t xml:space="preserve"> </w:t>
      </w:r>
      <w:r w:rsidRPr="00E06E3B">
        <w:rPr>
          <w:rFonts w:cstheme="minorHAnsi"/>
          <w:sz w:val="24"/>
          <w:szCs w:val="24"/>
        </w:rPr>
        <w:t xml:space="preserve">increase production output and efficiency. Current solutions only offer semi-automatic filling, so the goal of this project is to automate this process as much as possible. </w:t>
      </w:r>
      <w:r w:rsidR="008A2403">
        <w:rPr>
          <w:rFonts w:cstheme="minorHAnsi"/>
          <w:sz w:val="24"/>
          <w:szCs w:val="24"/>
        </w:rPr>
        <w:t xml:space="preserve">Attention </w:t>
      </w:r>
      <w:r w:rsidR="00B6019C">
        <w:rPr>
          <w:rFonts w:cstheme="minorHAnsi"/>
          <w:sz w:val="24"/>
          <w:szCs w:val="24"/>
        </w:rPr>
        <w:t>to guidelines and standards in place</w:t>
      </w:r>
      <w:r w:rsidR="00735121">
        <w:rPr>
          <w:rFonts w:cstheme="minorHAnsi"/>
          <w:sz w:val="24"/>
          <w:szCs w:val="24"/>
        </w:rPr>
        <w:t xml:space="preserve"> according to the Federal Drug Administration (FDA) and Bureau of Alcohol, Tobacco</w:t>
      </w:r>
      <w:r w:rsidR="00AD06EC">
        <w:rPr>
          <w:rFonts w:cstheme="minorHAnsi"/>
          <w:sz w:val="24"/>
          <w:szCs w:val="24"/>
        </w:rPr>
        <w:t>, Firearms and Explosives (ATF)</w:t>
      </w:r>
      <w:r w:rsidR="0079710D">
        <w:rPr>
          <w:rFonts w:cstheme="minorHAnsi"/>
          <w:sz w:val="24"/>
          <w:szCs w:val="24"/>
        </w:rPr>
        <w:t xml:space="preserve"> shall be strictly monitored and followed in the creation of this design. </w:t>
      </w:r>
      <w:r w:rsidR="009821A9">
        <w:rPr>
          <w:rFonts w:cstheme="minorHAnsi"/>
          <w:sz w:val="24"/>
          <w:szCs w:val="24"/>
        </w:rPr>
        <w:t>The ma</w:t>
      </w:r>
      <w:r w:rsidR="00D12BC3">
        <w:rPr>
          <w:rFonts w:cstheme="minorHAnsi"/>
          <w:sz w:val="24"/>
          <w:szCs w:val="24"/>
        </w:rPr>
        <w:t>chine shall be built with the specific requirements detailed below.</w:t>
      </w:r>
    </w:p>
    <w:p w14:paraId="107CAB76" w14:textId="77777777" w:rsidR="00BC410D" w:rsidRDefault="00BC410D" w:rsidP="00BC410D">
      <w:pPr>
        <w:pStyle w:val="ListParagraph"/>
        <w:ind w:left="0" w:firstLine="360"/>
        <w:rPr>
          <w:rFonts w:cstheme="minorHAnsi"/>
          <w:sz w:val="24"/>
          <w:szCs w:val="24"/>
        </w:rPr>
      </w:pPr>
    </w:p>
    <w:p w14:paraId="68BBF455" w14:textId="4AD15427" w:rsidR="00763971" w:rsidRPr="00974D9E" w:rsidRDefault="00454007" w:rsidP="00974D9E">
      <w:pPr>
        <w:rPr>
          <w:rFonts w:cstheme="minorHAnsi"/>
          <w:b/>
          <w:bCs/>
          <w:sz w:val="32"/>
          <w:szCs w:val="32"/>
        </w:rPr>
      </w:pPr>
      <w:r>
        <w:rPr>
          <w:rFonts w:cstheme="minorHAnsi"/>
          <w:b/>
          <w:bCs/>
          <w:sz w:val="32"/>
          <w:szCs w:val="32"/>
        </w:rPr>
        <w:t>Problem Specification</w:t>
      </w:r>
    </w:p>
    <w:p w14:paraId="6ED5141D" w14:textId="320BBC32" w:rsidR="007C3C0C" w:rsidRDefault="00763971" w:rsidP="007C3C0C">
      <w:pPr>
        <w:ind w:left="90" w:firstLine="360"/>
        <w:rPr>
          <w:sz w:val="24"/>
          <w:szCs w:val="24"/>
        </w:rPr>
      </w:pPr>
      <w:r>
        <w:rPr>
          <w:rFonts w:cstheme="minorHAnsi"/>
          <w:sz w:val="24"/>
          <w:szCs w:val="24"/>
        </w:rPr>
        <w:t xml:space="preserve">The project requirements </w:t>
      </w:r>
      <w:r w:rsidR="0000252A">
        <w:rPr>
          <w:rFonts w:cstheme="minorHAnsi"/>
          <w:sz w:val="24"/>
          <w:szCs w:val="24"/>
        </w:rPr>
        <w:t>originated from several sour</w:t>
      </w:r>
      <w:r w:rsidR="00095FB2">
        <w:rPr>
          <w:rFonts w:cstheme="minorHAnsi"/>
          <w:sz w:val="24"/>
          <w:szCs w:val="24"/>
        </w:rPr>
        <w:t xml:space="preserve">ces, such as the </w:t>
      </w:r>
      <w:r w:rsidR="005F355D">
        <w:rPr>
          <w:rFonts w:cstheme="minorHAnsi"/>
          <w:sz w:val="24"/>
          <w:szCs w:val="24"/>
        </w:rPr>
        <w:t>c</w:t>
      </w:r>
      <w:r w:rsidR="00095FB2">
        <w:rPr>
          <w:rFonts w:cstheme="minorHAnsi"/>
          <w:sz w:val="24"/>
          <w:szCs w:val="24"/>
        </w:rPr>
        <w:t xml:space="preserve">ustomer, </w:t>
      </w:r>
      <w:r w:rsidR="00CC01EF">
        <w:rPr>
          <w:rFonts w:cstheme="minorHAnsi"/>
          <w:sz w:val="24"/>
          <w:szCs w:val="24"/>
        </w:rPr>
        <w:t xml:space="preserve">the </w:t>
      </w:r>
      <w:proofErr w:type="gramStart"/>
      <w:r w:rsidR="005F355D">
        <w:rPr>
          <w:rFonts w:cstheme="minorHAnsi"/>
          <w:sz w:val="24"/>
          <w:szCs w:val="24"/>
        </w:rPr>
        <w:t>g</w:t>
      </w:r>
      <w:r w:rsidR="00095FB2">
        <w:rPr>
          <w:rFonts w:cstheme="minorHAnsi"/>
          <w:sz w:val="24"/>
          <w:szCs w:val="24"/>
        </w:rPr>
        <w:t>overnment</w:t>
      </w:r>
      <w:proofErr w:type="gramEnd"/>
      <w:r w:rsidR="00CC01EF">
        <w:rPr>
          <w:rFonts w:cstheme="minorHAnsi"/>
          <w:sz w:val="24"/>
          <w:szCs w:val="24"/>
        </w:rPr>
        <w:t xml:space="preserve"> and </w:t>
      </w:r>
      <w:r w:rsidR="00954A24">
        <w:rPr>
          <w:rFonts w:cstheme="minorHAnsi"/>
          <w:sz w:val="24"/>
          <w:szCs w:val="24"/>
        </w:rPr>
        <w:t>other</w:t>
      </w:r>
      <w:r w:rsidR="00CC01EF">
        <w:rPr>
          <w:rFonts w:cstheme="minorHAnsi"/>
          <w:sz w:val="24"/>
          <w:szCs w:val="24"/>
        </w:rPr>
        <w:t xml:space="preserve"> derived requirements </w:t>
      </w:r>
      <w:r w:rsidR="00DF5115">
        <w:rPr>
          <w:rFonts w:cstheme="minorHAnsi"/>
          <w:sz w:val="24"/>
          <w:szCs w:val="24"/>
        </w:rPr>
        <w:t>such as</w:t>
      </w:r>
      <w:r w:rsidR="00CC01EF">
        <w:rPr>
          <w:rFonts w:cstheme="minorHAnsi"/>
          <w:sz w:val="24"/>
          <w:szCs w:val="24"/>
        </w:rPr>
        <w:t xml:space="preserve"> those based on usability. </w:t>
      </w:r>
      <w:r w:rsidR="00C50F3C">
        <w:rPr>
          <w:sz w:val="24"/>
          <w:szCs w:val="24"/>
        </w:rPr>
        <w:t>The</w:t>
      </w:r>
      <w:r w:rsidR="007C3C0C">
        <w:rPr>
          <w:sz w:val="24"/>
          <w:szCs w:val="24"/>
        </w:rPr>
        <w:t xml:space="preserve"> </w:t>
      </w:r>
      <w:r w:rsidR="005F355D">
        <w:rPr>
          <w:sz w:val="24"/>
          <w:szCs w:val="24"/>
        </w:rPr>
        <w:t>c</w:t>
      </w:r>
      <w:r w:rsidR="007C3C0C">
        <w:rPr>
          <w:sz w:val="24"/>
          <w:szCs w:val="24"/>
        </w:rPr>
        <w:t>ustomer</w:t>
      </w:r>
      <w:r w:rsidR="00C50F3C">
        <w:rPr>
          <w:sz w:val="24"/>
          <w:szCs w:val="24"/>
        </w:rPr>
        <w:t xml:space="preserve"> </w:t>
      </w:r>
      <w:r w:rsidR="0025718D">
        <w:rPr>
          <w:sz w:val="24"/>
          <w:szCs w:val="24"/>
        </w:rPr>
        <w:t>owns</w:t>
      </w:r>
      <w:r w:rsidR="007C3C0C">
        <w:rPr>
          <w:sz w:val="24"/>
          <w:szCs w:val="24"/>
        </w:rPr>
        <w:t xml:space="preserve"> </w:t>
      </w:r>
      <w:r w:rsidR="00C50F3C">
        <w:rPr>
          <w:sz w:val="24"/>
          <w:szCs w:val="24"/>
        </w:rPr>
        <w:t>equipment</w:t>
      </w:r>
      <w:r w:rsidR="0025718D">
        <w:rPr>
          <w:sz w:val="24"/>
          <w:szCs w:val="24"/>
        </w:rPr>
        <w:t xml:space="preserve"> such as nozzles, tubes, </w:t>
      </w:r>
      <w:proofErr w:type="spellStart"/>
      <w:r w:rsidR="00B94244">
        <w:rPr>
          <w:sz w:val="24"/>
          <w:szCs w:val="24"/>
        </w:rPr>
        <w:t>A</w:t>
      </w:r>
      <w:r w:rsidR="00CF3648">
        <w:rPr>
          <w:sz w:val="24"/>
          <w:szCs w:val="24"/>
        </w:rPr>
        <w:t>strofill</w:t>
      </w:r>
      <w:proofErr w:type="spellEnd"/>
      <w:r w:rsidR="00CF3648">
        <w:rPr>
          <w:sz w:val="24"/>
          <w:szCs w:val="24"/>
        </w:rPr>
        <w:t xml:space="preserve"> stations and </w:t>
      </w:r>
      <w:r w:rsidR="00F03D48">
        <w:rPr>
          <w:sz w:val="24"/>
          <w:szCs w:val="24"/>
        </w:rPr>
        <w:t>N</w:t>
      </w:r>
      <w:r w:rsidR="00CF3648">
        <w:rPr>
          <w:sz w:val="24"/>
          <w:szCs w:val="24"/>
        </w:rPr>
        <w:t xml:space="preserve">itrogen </w:t>
      </w:r>
      <w:r w:rsidR="00F03D48">
        <w:rPr>
          <w:sz w:val="24"/>
          <w:szCs w:val="24"/>
        </w:rPr>
        <w:t xml:space="preserve">gas </w:t>
      </w:r>
      <w:r w:rsidR="00CF3648">
        <w:rPr>
          <w:sz w:val="24"/>
          <w:szCs w:val="24"/>
        </w:rPr>
        <w:t>container</w:t>
      </w:r>
      <w:r w:rsidR="00F03D48">
        <w:rPr>
          <w:sz w:val="24"/>
          <w:szCs w:val="24"/>
        </w:rPr>
        <w:t>s</w:t>
      </w:r>
      <w:r w:rsidR="00C50F3C">
        <w:rPr>
          <w:sz w:val="24"/>
          <w:szCs w:val="24"/>
        </w:rPr>
        <w:t xml:space="preserve"> </w:t>
      </w:r>
      <w:r w:rsidR="007C3C0C">
        <w:rPr>
          <w:sz w:val="24"/>
          <w:szCs w:val="24"/>
        </w:rPr>
        <w:t xml:space="preserve">that they </w:t>
      </w:r>
      <w:r w:rsidR="003B4620">
        <w:rPr>
          <w:sz w:val="24"/>
          <w:szCs w:val="24"/>
        </w:rPr>
        <w:t xml:space="preserve">have </w:t>
      </w:r>
      <w:r w:rsidR="0025718D">
        <w:rPr>
          <w:sz w:val="24"/>
          <w:szCs w:val="24"/>
        </w:rPr>
        <w:t>encourage</w:t>
      </w:r>
      <w:r w:rsidR="003B4620">
        <w:rPr>
          <w:sz w:val="24"/>
          <w:szCs w:val="24"/>
        </w:rPr>
        <w:t>d</w:t>
      </w:r>
      <w:r w:rsidR="0025718D">
        <w:rPr>
          <w:sz w:val="24"/>
          <w:szCs w:val="24"/>
        </w:rPr>
        <w:t xml:space="preserve"> us to incorporate into our design, which is another source of some </w:t>
      </w:r>
      <w:r w:rsidR="0025718D">
        <w:rPr>
          <w:sz w:val="24"/>
          <w:szCs w:val="24"/>
        </w:rPr>
        <w:lastRenderedPageBreak/>
        <w:t xml:space="preserve">specifications. </w:t>
      </w:r>
      <w:r w:rsidR="005535BB">
        <w:rPr>
          <w:rFonts w:cstheme="minorHAnsi"/>
          <w:sz w:val="24"/>
          <w:szCs w:val="24"/>
        </w:rPr>
        <w:t xml:space="preserve">The </w:t>
      </w:r>
      <w:r w:rsidR="007B00EE">
        <w:rPr>
          <w:rFonts w:cstheme="minorHAnsi"/>
          <w:sz w:val="24"/>
          <w:szCs w:val="24"/>
        </w:rPr>
        <w:t>c</w:t>
      </w:r>
      <w:r w:rsidR="005535BB">
        <w:rPr>
          <w:rFonts w:cstheme="minorHAnsi"/>
          <w:sz w:val="24"/>
          <w:szCs w:val="24"/>
        </w:rPr>
        <w:t xml:space="preserve">ustomer also specified several low-priority features that are not required </w:t>
      </w:r>
      <w:r w:rsidR="00DC5387">
        <w:rPr>
          <w:rFonts w:cstheme="minorHAnsi"/>
          <w:noProof/>
          <w:sz w:val="24"/>
          <w:szCs w:val="24"/>
        </w:rPr>
        <mc:AlternateContent>
          <mc:Choice Requires="wpi">
            <w:drawing>
              <wp:anchor distT="0" distB="0" distL="114300" distR="114300" simplePos="0" relativeHeight="251784192" behindDoc="0" locked="0" layoutInCell="1" allowOverlap="1" wp14:anchorId="03D2DB39" wp14:editId="5B3CB772">
                <wp:simplePos x="0" y="0"/>
                <wp:positionH relativeFrom="column">
                  <wp:posOffset>-756920</wp:posOffset>
                </wp:positionH>
                <wp:positionV relativeFrom="paragraph">
                  <wp:posOffset>-695325</wp:posOffset>
                </wp:positionV>
                <wp:extent cx="9906760" cy="2061920"/>
                <wp:effectExtent l="38100" t="38100" r="37465" b="33655"/>
                <wp:wrapNone/>
                <wp:docPr id="129" name="Ink 129"/>
                <wp:cNvGraphicFramePr/>
                <a:graphic xmlns:a="http://schemas.openxmlformats.org/drawingml/2006/main">
                  <a:graphicData uri="http://schemas.microsoft.com/office/word/2010/wordprocessingInk">
                    <w14:contentPart bwMode="auto" r:id="rId23">
                      <w14:nvContentPartPr>
                        <w14:cNvContentPartPr/>
                      </w14:nvContentPartPr>
                      <w14:xfrm>
                        <a:off x="0" y="0"/>
                        <a:ext cx="9906760" cy="2061920"/>
                      </w14:xfrm>
                    </w14:contentPart>
                  </a:graphicData>
                </a:graphic>
              </wp:anchor>
            </w:drawing>
          </mc:Choice>
          <mc:Fallback>
            <w:pict>
              <v:shape w14:anchorId="4FB4F6FB" id="Ink 129" o:spid="_x0000_s1026" type="#_x0000_t75" style="position:absolute;margin-left:-59.95pt;margin-top:-55.1pt;width:780.75pt;height:163.0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">
                <v:imagedata r:id="rId24" o:title=""/>
              </v:shape>
            </w:pict>
          </mc:Fallback>
        </mc:AlternateContent>
      </w:r>
      <w:r w:rsidR="005535BB">
        <w:rPr>
          <w:rFonts w:cstheme="minorHAnsi"/>
          <w:sz w:val="24"/>
          <w:szCs w:val="24"/>
        </w:rPr>
        <w:t xml:space="preserve">but would increase the value of the prototype if they were included. </w:t>
      </w:r>
      <w:r w:rsidR="00B94244">
        <w:rPr>
          <w:rFonts w:cstheme="minorHAnsi"/>
          <w:sz w:val="24"/>
          <w:szCs w:val="24"/>
        </w:rPr>
        <w:t>Requirements mandated by the Government include the safety regulations set by the Food and Drug Administration (FDA), the Alcohol and Tobacco Tax and Trade Bureau (TTB), the American National Standards Institute (ANSI) and the Bureau of Alcohol, Tobacco, Firearms and Explosives (ATF).</w:t>
      </w:r>
      <w:r w:rsidR="003B4620" w:rsidRPr="003B4620">
        <w:rPr>
          <w:rFonts w:cstheme="minorHAnsi"/>
          <w:sz w:val="24"/>
          <w:szCs w:val="24"/>
        </w:rPr>
        <w:t xml:space="preserve"> </w:t>
      </w:r>
      <w:r w:rsidR="00BD1666">
        <w:rPr>
          <w:rFonts w:cstheme="minorHAnsi"/>
          <w:sz w:val="24"/>
          <w:szCs w:val="24"/>
        </w:rPr>
        <w:t xml:space="preserve">The following requirements are listed </w:t>
      </w:r>
      <w:r w:rsidR="00AC431C">
        <w:rPr>
          <w:rFonts w:cstheme="minorHAnsi"/>
          <w:sz w:val="24"/>
          <w:szCs w:val="24"/>
        </w:rPr>
        <w:t>in order of importance:</w:t>
      </w:r>
    </w:p>
    <w:p w14:paraId="28B1F9CB" w14:textId="55E88784" w:rsidR="003F16B5" w:rsidRDefault="00C47590" w:rsidP="00425B6D">
      <w:pPr>
        <w:pStyle w:val="ListParagraph"/>
        <w:numPr>
          <w:ilvl w:val="0"/>
          <w:numId w:val="11"/>
        </w:numPr>
        <w:rPr>
          <w:rFonts w:cstheme="minorHAnsi"/>
          <w:sz w:val="24"/>
          <w:szCs w:val="24"/>
        </w:rPr>
      </w:pPr>
      <w:r>
        <w:rPr>
          <w:rFonts w:cstheme="minorHAnsi"/>
          <w:sz w:val="24"/>
          <w:szCs w:val="24"/>
        </w:rPr>
        <w:t>Safe</w:t>
      </w:r>
    </w:p>
    <w:p w14:paraId="5A417DA3" w14:textId="12A74AD7" w:rsidR="0039463D" w:rsidRDefault="0039463D" w:rsidP="00425B6D">
      <w:pPr>
        <w:pStyle w:val="ListParagraph"/>
        <w:numPr>
          <w:ilvl w:val="0"/>
          <w:numId w:val="11"/>
        </w:numPr>
        <w:rPr>
          <w:rFonts w:cstheme="minorHAnsi"/>
          <w:sz w:val="24"/>
          <w:szCs w:val="24"/>
        </w:rPr>
      </w:pPr>
      <w:r>
        <w:rPr>
          <w:rFonts w:cstheme="minorHAnsi"/>
          <w:sz w:val="24"/>
          <w:szCs w:val="24"/>
        </w:rPr>
        <w:t xml:space="preserve">Compliant with all FDA, </w:t>
      </w:r>
      <w:r w:rsidR="00AC431C">
        <w:rPr>
          <w:rFonts w:cstheme="minorHAnsi"/>
          <w:sz w:val="24"/>
          <w:szCs w:val="24"/>
        </w:rPr>
        <w:t>TTB, ANSI, and ATF regulations</w:t>
      </w:r>
    </w:p>
    <w:p w14:paraId="525636A5" w14:textId="659850B5" w:rsidR="00683EA5" w:rsidDel="00E7698D" w:rsidRDefault="001D55E8" w:rsidP="00425B6D">
      <w:pPr>
        <w:pStyle w:val="ListParagraph"/>
        <w:numPr>
          <w:ilvl w:val="0"/>
          <w:numId w:val="11"/>
        </w:numPr>
        <w:rPr>
          <w:del w:id="0" w:author="Grace" w:date="2022-11-13T13:24:00Z"/>
          <w:rFonts w:cstheme="minorHAnsi"/>
          <w:sz w:val="24"/>
          <w:szCs w:val="24"/>
        </w:rPr>
      </w:pPr>
      <w:r>
        <w:rPr>
          <w:rFonts w:cstheme="minorHAnsi"/>
          <w:noProof/>
          <w:sz w:val="24"/>
          <w:szCs w:val="24"/>
        </w:rPr>
        <mc:AlternateContent>
          <mc:Choice Requires="wpi">
            <w:drawing>
              <wp:anchor distT="0" distB="0" distL="114300" distR="114300" simplePos="0" relativeHeight="251864064" behindDoc="0" locked="0" layoutInCell="1" allowOverlap="1" wp14:anchorId="22C32BC7" wp14:editId="5FB37395">
                <wp:simplePos x="0" y="0"/>
                <wp:positionH relativeFrom="column">
                  <wp:posOffset>1381125</wp:posOffset>
                </wp:positionH>
                <wp:positionV relativeFrom="paragraph">
                  <wp:posOffset>52705</wp:posOffset>
                </wp:positionV>
                <wp:extent cx="1360750" cy="208820"/>
                <wp:effectExtent l="38100" t="38100" r="49530" b="39370"/>
                <wp:wrapNone/>
                <wp:docPr id="215" name="Ink 215"/>
                <wp:cNvGraphicFramePr/>
                <a:graphic xmlns:a="http://schemas.openxmlformats.org/drawingml/2006/main">
                  <a:graphicData uri="http://schemas.microsoft.com/office/word/2010/wordprocessingInk">
                    <w14:contentPart bwMode="auto" r:id="rId25">
                      <w14:nvContentPartPr>
                        <w14:cNvContentPartPr/>
                      </w14:nvContentPartPr>
                      <w14:xfrm>
                        <a:off x="0" y="0"/>
                        <a:ext cx="1360750" cy="208820"/>
                      </w14:xfrm>
                    </w14:contentPart>
                  </a:graphicData>
                </a:graphic>
              </wp:anchor>
            </w:drawing>
          </mc:Choice>
          <mc:Fallback>
            <w:pict>
              <v:shape w14:anchorId="67478B42" id="Ink 215" o:spid="_x0000_s1026" type="#_x0000_t75" style="position:absolute;margin-left:108.4pt;margin-top:3.8pt;width:107.9pt;height:17.1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">
                <v:imagedata r:id="rId26" o:title=""/>
              </v:shape>
            </w:pict>
          </mc:Fallback>
        </mc:AlternateContent>
      </w:r>
      <w:r>
        <w:rPr>
          <w:rFonts w:cstheme="minorHAnsi"/>
          <w:noProof/>
          <w:sz w:val="24"/>
          <w:szCs w:val="24"/>
        </w:rPr>
        <mc:AlternateContent>
          <mc:Choice Requires="wpi">
            <w:drawing>
              <wp:anchor distT="0" distB="0" distL="114300" distR="114300" simplePos="0" relativeHeight="251851776" behindDoc="0" locked="0" layoutInCell="1" allowOverlap="1" wp14:anchorId="179F6E37" wp14:editId="7AFD875C">
                <wp:simplePos x="0" y="0"/>
                <wp:positionH relativeFrom="column">
                  <wp:posOffset>4166870</wp:posOffset>
                </wp:positionH>
                <wp:positionV relativeFrom="paragraph">
                  <wp:posOffset>-47625</wp:posOffset>
                </wp:positionV>
                <wp:extent cx="945600" cy="417125"/>
                <wp:effectExtent l="38100" t="38100" r="45085" b="40640"/>
                <wp:wrapNone/>
                <wp:docPr id="195" name="Ink 195"/>
                <wp:cNvGraphicFramePr/>
                <a:graphic xmlns:a="http://schemas.openxmlformats.org/drawingml/2006/main">
                  <a:graphicData uri="http://schemas.microsoft.com/office/word/2010/wordprocessingInk">
                    <w14:contentPart bwMode="auto" r:id="rId27">
                      <w14:nvContentPartPr>
                        <w14:cNvContentPartPr/>
                      </w14:nvContentPartPr>
                      <w14:xfrm>
                        <a:off x="0" y="0"/>
                        <a:ext cx="945600" cy="417125"/>
                      </w14:xfrm>
                    </w14:contentPart>
                  </a:graphicData>
                </a:graphic>
              </wp:anchor>
            </w:drawing>
          </mc:Choice>
          <mc:Fallback>
            <w:pict>
              <v:shape w14:anchorId="68FEFD6B" id="Ink 195" o:spid="_x0000_s1026" type="#_x0000_t75" style="position:absolute;margin-left:327.75pt;margin-top:-4.1pt;width:75.15pt;height:33.5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">
                <v:imagedata r:id="rId28" o:title=""/>
              </v:shape>
            </w:pict>
          </mc:Fallback>
        </mc:AlternateContent>
      </w:r>
    </w:p>
    <w:p w14:paraId="645CFF3F" w14:textId="641502CD" w:rsidR="00AF01CB" w:rsidRPr="00E7698D" w:rsidDel="006950CC" w:rsidRDefault="00AF01CB" w:rsidP="00E7698D">
      <w:pPr>
        <w:pStyle w:val="ListParagraph"/>
        <w:numPr>
          <w:ilvl w:val="0"/>
          <w:numId w:val="11"/>
        </w:numPr>
        <w:rPr>
          <w:del w:id="1" w:author="Grace" w:date="2022-11-13T13:24:00Z"/>
          <w:rFonts w:cstheme="minorHAnsi"/>
          <w:sz w:val="24"/>
          <w:szCs w:val="24"/>
        </w:rPr>
      </w:pPr>
      <w:del w:id="2" w:author="Grace" w:date="2022-11-13T13:24:00Z">
        <w:r w:rsidRPr="00E7698D" w:rsidDel="006950CC">
          <w:rPr>
            <w:rFonts w:cstheme="minorHAnsi"/>
            <w:sz w:val="24"/>
            <w:szCs w:val="24"/>
          </w:rPr>
          <w:delText xml:space="preserve">Able to </w:delText>
        </w:r>
        <w:r w:rsidR="00E902C8" w:rsidRPr="00E7698D" w:rsidDel="006950CC">
          <w:rPr>
            <w:rFonts w:cstheme="minorHAnsi"/>
            <w:sz w:val="24"/>
            <w:szCs w:val="24"/>
          </w:rPr>
          <w:delText>accommodate Astrapouches</w:delText>
        </w:r>
      </w:del>
    </w:p>
    <w:p w14:paraId="250C2639" w14:textId="61BBAD4C" w:rsidR="00C47590" w:rsidRDefault="001D55E8" w:rsidP="00425B6D">
      <w:pPr>
        <w:pStyle w:val="ListParagraph"/>
        <w:numPr>
          <w:ilvl w:val="0"/>
          <w:numId w:val="11"/>
        </w:numPr>
        <w:rPr>
          <w:rFonts w:cstheme="minorHAnsi"/>
          <w:sz w:val="24"/>
          <w:szCs w:val="24"/>
        </w:rPr>
      </w:pPr>
      <w:r>
        <w:rPr>
          <w:rFonts w:cstheme="minorHAnsi"/>
          <w:noProof/>
          <w:sz w:val="24"/>
          <w:szCs w:val="24"/>
        </w:rPr>
        <mc:AlternateContent>
          <mc:Choice Requires="wpi">
            <w:drawing>
              <wp:anchor distT="0" distB="0" distL="114300" distR="114300" simplePos="0" relativeHeight="251853824" behindDoc="0" locked="0" layoutInCell="1" allowOverlap="1" wp14:anchorId="77F42F2C" wp14:editId="1EDB673A">
                <wp:simplePos x="0" y="0"/>
                <wp:positionH relativeFrom="column">
                  <wp:posOffset>1438140</wp:posOffset>
                </wp:positionH>
                <wp:positionV relativeFrom="paragraph">
                  <wp:posOffset>65230</wp:posOffset>
                </wp:positionV>
                <wp:extent cx="74520" cy="129960"/>
                <wp:effectExtent l="38100" t="38100" r="40005" b="41910"/>
                <wp:wrapNone/>
                <wp:docPr id="205" name="Ink 205"/>
                <wp:cNvGraphicFramePr/>
                <a:graphic xmlns:a="http://schemas.openxmlformats.org/drawingml/2006/main">
                  <a:graphicData uri="http://schemas.microsoft.com/office/word/2010/wordprocessingInk">
                    <w14:contentPart bwMode="auto" r:id="rId29">
                      <w14:nvContentPartPr>
                        <w14:cNvContentPartPr/>
                      </w14:nvContentPartPr>
                      <w14:xfrm>
                        <a:off x="0" y="0"/>
                        <a:ext cx="74520" cy="129960"/>
                      </w14:xfrm>
                    </w14:contentPart>
                  </a:graphicData>
                </a:graphic>
              </wp:anchor>
            </w:drawing>
          </mc:Choice>
          <mc:Fallback>
            <w:pict>
              <v:shape w14:anchorId="322E1814" id="Ink 205" o:spid="_x0000_s1026" type="#_x0000_t75" style="position:absolute;margin-left:112.9pt;margin-top:4.8pt;width:6.55pt;height:10.9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">
                <v:imagedata r:id="rId30" o:title=""/>
              </v:shape>
            </w:pict>
          </mc:Fallback>
        </mc:AlternateContent>
      </w:r>
      <w:r>
        <w:rPr>
          <w:rFonts w:cstheme="minorHAnsi"/>
          <w:noProof/>
          <w:sz w:val="24"/>
          <w:szCs w:val="24"/>
        </w:rPr>
        <mc:AlternateContent>
          <mc:Choice Requires="wpi">
            <w:drawing>
              <wp:anchor distT="0" distB="0" distL="114300" distR="114300" simplePos="0" relativeHeight="251852800" behindDoc="0" locked="0" layoutInCell="1" allowOverlap="1" wp14:anchorId="01AD2611" wp14:editId="25B4E40D">
                <wp:simplePos x="0" y="0"/>
                <wp:positionH relativeFrom="column">
                  <wp:posOffset>1815060</wp:posOffset>
                </wp:positionH>
                <wp:positionV relativeFrom="paragraph">
                  <wp:posOffset>122110</wp:posOffset>
                </wp:positionV>
                <wp:extent cx="648360" cy="61560"/>
                <wp:effectExtent l="38100" t="38100" r="37465" b="34290"/>
                <wp:wrapNone/>
                <wp:docPr id="204" name="Ink 204"/>
                <wp:cNvGraphicFramePr/>
                <a:graphic xmlns:a="http://schemas.openxmlformats.org/drawingml/2006/main">
                  <a:graphicData uri="http://schemas.microsoft.com/office/word/2010/wordprocessingInk">
                    <w14:contentPart bwMode="auto" r:id="rId31">
                      <w14:nvContentPartPr>
                        <w14:cNvContentPartPr/>
                      </w14:nvContentPartPr>
                      <w14:xfrm>
                        <a:off x="0" y="0"/>
                        <a:ext cx="648360" cy="61560"/>
                      </w14:xfrm>
                    </w14:contentPart>
                  </a:graphicData>
                </a:graphic>
              </wp:anchor>
            </w:drawing>
          </mc:Choice>
          <mc:Fallback>
            <w:pict>
              <v:shape w14:anchorId="32400EEF" id="Ink 204" o:spid="_x0000_s1026" type="#_x0000_t75" style="position:absolute;margin-left:142.55pt;margin-top:9.25pt;width:51.75pt;height:5.6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">
                <v:imagedata r:id="rId32" o:title=""/>
              </v:shape>
            </w:pict>
          </mc:Fallback>
        </mc:AlternateContent>
      </w:r>
      <w:r w:rsidR="007752B3">
        <w:rPr>
          <w:rFonts w:cstheme="minorHAnsi"/>
          <w:sz w:val="24"/>
          <w:szCs w:val="24"/>
        </w:rPr>
        <w:t>Requires</w:t>
      </w:r>
      <w:r w:rsidR="00F474E4">
        <w:rPr>
          <w:rFonts w:cstheme="minorHAnsi"/>
          <w:sz w:val="24"/>
          <w:szCs w:val="24"/>
        </w:rPr>
        <w:t xml:space="preserve"> two or less users to operate</w:t>
      </w:r>
    </w:p>
    <w:p w14:paraId="499C6546" w14:textId="0B67C889" w:rsidR="009916F8" w:rsidDel="00F91933" w:rsidRDefault="00F46534" w:rsidP="00425B6D">
      <w:pPr>
        <w:pStyle w:val="ListParagraph"/>
        <w:numPr>
          <w:ilvl w:val="0"/>
          <w:numId w:val="11"/>
        </w:numPr>
        <w:rPr>
          <w:del w:id="3" w:author="Grace" w:date="2022-11-13T13:22:00Z"/>
          <w:rFonts w:cstheme="minorHAnsi"/>
          <w:sz w:val="24"/>
          <w:szCs w:val="24"/>
        </w:rPr>
      </w:pPr>
      <w:commentRangeStart w:id="4"/>
      <w:del w:id="5" w:author="Grace" w:date="2022-11-13T13:22:00Z">
        <w:r w:rsidDel="00F91933">
          <w:rPr>
            <w:rFonts w:cstheme="minorHAnsi"/>
            <w:sz w:val="24"/>
            <w:szCs w:val="24"/>
          </w:rPr>
          <w:delText>Results in higher output of wine pouches than current volunteer-based pouching method</w:delText>
        </w:r>
        <w:commentRangeEnd w:id="4"/>
        <w:r w:rsidR="006414AE" w:rsidDel="00F91933">
          <w:rPr>
            <w:rStyle w:val="CommentReference"/>
          </w:rPr>
          <w:commentReference w:id="4"/>
        </w:r>
      </w:del>
    </w:p>
    <w:p w14:paraId="2AE84A8B" w14:textId="46BF0B98" w:rsidR="000E74D3" w:rsidRDefault="000E74D3" w:rsidP="00425B6D">
      <w:pPr>
        <w:pStyle w:val="ListParagraph"/>
        <w:numPr>
          <w:ilvl w:val="0"/>
          <w:numId w:val="11"/>
        </w:numPr>
        <w:rPr>
          <w:ins w:id="6" w:author="Grace" w:date="2022-11-13T13:24:00Z"/>
          <w:rFonts w:cstheme="minorHAnsi"/>
          <w:sz w:val="24"/>
          <w:szCs w:val="24"/>
        </w:rPr>
      </w:pPr>
      <w:commentRangeStart w:id="7"/>
      <w:r>
        <w:rPr>
          <w:rFonts w:cstheme="minorHAnsi"/>
          <w:sz w:val="24"/>
          <w:szCs w:val="24"/>
        </w:rPr>
        <w:t xml:space="preserve">Can perform the following operations: </w:t>
      </w:r>
    </w:p>
    <w:p w14:paraId="51BC72E1" w14:textId="6A26238A" w:rsidR="00264204" w:rsidRDefault="00665F03">
      <w:pPr>
        <w:pStyle w:val="ListParagraph"/>
        <w:numPr>
          <w:ilvl w:val="1"/>
          <w:numId w:val="11"/>
        </w:numPr>
        <w:rPr>
          <w:rFonts w:cstheme="minorHAnsi"/>
          <w:sz w:val="24"/>
          <w:szCs w:val="24"/>
        </w:rPr>
        <w:pPrChange w:id="8" w:author="Grace" w:date="2022-11-13T13:24:00Z">
          <w:pPr>
            <w:pStyle w:val="ListParagraph"/>
            <w:numPr>
              <w:numId w:val="11"/>
            </w:numPr>
            <w:ind w:hanging="360"/>
          </w:pPr>
        </w:pPrChange>
      </w:pPr>
      <w:r>
        <w:rPr>
          <w:noProof/>
          <w:sz w:val="24"/>
          <w:szCs w:val="24"/>
        </w:rPr>
        <mc:AlternateContent>
          <mc:Choice Requires="wpi">
            <w:drawing>
              <wp:anchor distT="0" distB="0" distL="114300" distR="114300" simplePos="0" relativeHeight="252057600" behindDoc="0" locked="0" layoutInCell="1" allowOverlap="1" wp14:anchorId="542E5DB1" wp14:editId="46A4D445">
                <wp:simplePos x="0" y="0"/>
                <wp:positionH relativeFrom="column">
                  <wp:posOffset>2352900</wp:posOffset>
                </wp:positionH>
                <wp:positionV relativeFrom="paragraph">
                  <wp:posOffset>-73550</wp:posOffset>
                </wp:positionV>
                <wp:extent cx="1049400" cy="317880"/>
                <wp:effectExtent l="38100" t="38100" r="0" b="44450"/>
                <wp:wrapNone/>
                <wp:docPr id="405" name="Ink 405"/>
                <wp:cNvGraphicFramePr/>
                <a:graphic xmlns:a="http://schemas.openxmlformats.org/drawingml/2006/main">
                  <a:graphicData uri="http://schemas.microsoft.com/office/word/2010/wordprocessingInk">
                    <w14:contentPart bwMode="auto" r:id="rId37">
                      <w14:nvContentPartPr>
                        <w14:cNvContentPartPr/>
                      </w14:nvContentPartPr>
                      <w14:xfrm>
                        <a:off x="0" y="0"/>
                        <a:ext cx="1049400" cy="317880"/>
                      </w14:xfrm>
                    </w14:contentPart>
                  </a:graphicData>
                </a:graphic>
              </wp:anchor>
            </w:drawing>
          </mc:Choice>
          <mc:Fallback>
            <w:pict>
              <v:shape w14:anchorId="4D0BEF14" id="Ink 405" o:spid="_x0000_s1026" type="#_x0000_t75" style="position:absolute;margin-left:184.9pt;margin-top:-6.15pt;width:83.35pt;height:25.7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">
                <v:imagedata r:id="rId38" o:title=""/>
              </v:shape>
            </w:pict>
          </mc:Fallback>
        </mc:AlternateContent>
      </w:r>
      <w:ins w:id="9" w:author="Grace" w:date="2022-11-13T13:24:00Z">
        <w:r w:rsidR="006950CC" w:rsidRPr="314B8C14">
          <w:rPr>
            <w:sz w:val="24"/>
            <w:szCs w:val="24"/>
          </w:rPr>
          <w:t xml:space="preserve">Able to accommodate </w:t>
        </w:r>
        <w:proofErr w:type="spellStart"/>
        <w:r w:rsidR="006950CC" w:rsidRPr="314B8C14">
          <w:rPr>
            <w:sz w:val="24"/>
            <w:szCs w:val="24"/>
          </w:rPr>
          <w:t>Astrapouches</w:t>
        </w:r>
      </w:ins>
      <w:proofErr w:type="spellEnd"/>
    </w:p>
    <w:p w14:paraId="0AE309B2" w14:textId="4D7718B9" w:rsidR="000E74D3" w:rsidRDefault="00966FBB" w:rsidP="000E74D3">
      <w:pPr>
        <w:pStyle w:val="ListParagraph"/>
        <w:numPr>
          <w:ilvl w:val="1"/>
          <w:numId w:val="11"/>
        </w:numPr>
        <w:rPr>
          <w:rFonts w:cstheme="minorHAnsi"/>
          <w:sz w:val="24"/>
          <w:szCs w:val="24"/>
        </w:rPr>
      </w:pPr>
      <w:r>
        <w:rPr>
          <w:rFonts w:cstheme="minorHAnsi"/>
          <w:sz w:val="24"/>
          <w:szCs w:val="24"/>
        </w:rPr>
        <w:t>Open pouch with puff of Nitrogen gas</w:t>
      </w:r>
    </w:p>
    <w:p w14:paraId="75676A16" w14:textId="4B8FCB73" w:rsidR="00966FBB" w:rsidRDefault="00966FBB" w:rsidP="000E74D3">
      <w:pPr>
        <w:pStyle w:val="ListParagraph"/>
        <w:numPr>
          <w:ilvl w:val="1"/>
          <w:numId w:val="11"/>
        </w:numPr>
        <w:rPr>
          <w:rFonts w:cstheme="minorHAnsi"/>
          <w:sz w:val="24"/>
          <w:szCs w:val="24"/>
        </w:rPr>
      </w:pPr>
      <w:r>
        <w:rPr>
          <w:rFonts w:cstheme="minorHAnsi"/>
          <w:sz w:val="24"/>
          <w:szCs w:val="24"/>
        </w:rPr>
        <w:t>Fill pouch to user-specified volume/weight</w:t>
      </w:r>
      <w:r w:rsidR="003F15AE">
        <w:rPr>
          <w:rFonts w:cstheme="minorHAnsi"/>
          <w:sz w:val="24"/>
          <w:szCs w:val="24"/>
        </w:rPr>
        <w:t xml:space="preserve"> </w:t>
      </w:r>
    </w:p>
    <w:p w14:paraId="657DBB71" w14:textId="504B91FE" w:rsidR="00AF32D6" w:rsidRDefault="00CE5758" w:rsidP="000E74D3">
      <w:pPr>
        <w:pStyle w:val="ListParagraph"/>
        <w:numPr>
          <w:ilvl w:val="1"/>
          <w:numId w:val="11"/>
        </w:numPr>
        <w:rPr>
          <w:rFonts w:cstheme="minorHAnsi"/>
          <w:sz w:val="24"/>
          <w:szCs w:val="24"/>
        </w:rPr>
      </w:pPr>
      <w:r>
        <w:rPr>
          <w:rFonts w:cstheme="minorHAnsi"/>
          <w:noProof/>
          <w:sz w:val="24"/>
          <w:szCs w:val="24"/>
        </w:rPr>
        <mc:AlternateContent>
          <mc:Choice Requires="wpi">
            <w:drawing>
              <wp:anchor distT="0" distB="0" distL="114300" distR="114300" simplePos="0" relativeHeight="251944960" behindDoc="0" locked="0" layoutInCell="1" allowOverlap="1" wp14:anchorId="14A4ECC0" wp14:editId="0FC59D47">
                <wp:simplePos x="0" y="0"/>
                <wp:positionH relativeFrom="column">
                  <wp:posOffset>3855720</wp:posOffset>
                </wp:positionH>
                <wp:positionV relativeFrom="paragraph">
                  <wp:posOffset>-617855</wp:posOffset>
                </wp:positionV>
                <wp:extent cx="1883435" cy="1580485"/>
                <wp:effectExtent l="38100" t="38100" r="40640" b="39370"/>
                <wp:wrapNone/>
                <wp:docPr id="295" name="Ink 295"/>
                <wp:cNvGraphicFramePr/>
                <a:graphic xmlns:a="http://schemas.openxmlformats.org/drawingml/2006/main">
                  <a:graphicData uri="http://schemas.microsoft.com/office/word/2010/wordprocessingInk">
                    <w14:contentPart bwMode="auto" r:id="rId39">
                      <w14:nvContentPartPr>
                        <w14:cNvContentPartPr/>
                      </w14:nvContentPartPr>
                      <w14:xfrm>
                        <a:off x="0" y="0"/>
                        <a:ext cx="1883435" cy="1580485"/>
                      </w14:xfrm>
                    </w14:contentPart>
                  </a:graphicData>
                </a:graphic>
              </wp:anchor>
            </w:drawing>
          </mc:Choice>
          <mc:Fallback>
            <w:pict>
              <v:shape w14:anchorId="4210722D" id="Ink 295" o:spid="_x0000_s1026" type="#_x0000_t75" style="position:absolute;margin-left:303.25pt;margin-top:-49pt;width:149pt;height:125.2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">
                <v:imagedata r:id="rId40" o:title=""/>
              </v:shape>
            </w:pict>
          </mc:Fallback>
        </mc:AlternateContent>
      </w:r>
      <w:r w:rsidR="001D55E8">
        <w:rPr>
          <w:rFonts w:cstheme="minorHAnsi"/>
          <w:noProof/>
          <w:sz w:val="24"/>
          <w:szCs w:val="24"/>
        </w:rPr>
        <mc:AlternateContent>
          <mc:Choice Requires="wpi">
            <w:drawing>
              <wp:anchor distT="0" distB="0" distL="114300" distR="114300" simplePos="0" relativeHeight="251847680" behindDoc="0" locked="0" layoutInCell="1" allowOverlap="1" wp14:anchorId="35DF77C8" wp14:editId="38E605A6">
                <wp:simplePos x="0" y="0"/>
                <wp:positionH relativeFrom="column">
                  <wp:posOffset>4473520</wp:posOffset>
                </wp:positionH>
                <wp:positionV relativeFrom="paragraph">
                  <wp:posOffset>145960</wp:posOffset>
                </wp:positionV>
                <wp:extent cx="36360" cy="19800"/>
                <wp:effectExtent l="38100" t="38100" r="40005" b="37465"/>
                <wp:wrapNone/>
                <wp:docPr id="191" name="Ink 191"/>
                <wp:cNvGraphicFramePr/>
                <a:graphic xmlns:a="http://schemas.openxmlformats.org/drawingml/2006/main">
                  <a:graphicData uri="http://schemas.microsoft.com/office/word/2010/wordprocessingInk">
                    <w14:contentPart bwMode="auto" r:id="rId41">
                      <w14:nvContentPartPr>
                        <w14:cNvContentPartPr/>
                      </w14:nvContentPartPr>
                      <w14:xfrm>
                        <a:off x="0" y="0"/>
                        <a:ext cx="36360" cy="19800"/>
                      </w14:xfrm>
                    </w14:contentPart>
                  </a:graphicData>
                </a:graphic>
                <wp14:sizeRelH relativeFrom="margin">
                  <wp14:pctWidth>0</wp14:pctWidth>
                </wp14:sizeRelH>
                <wp14:sizeRelV relativeFrom="margin">
                  <wp14:pctHeight>0</wp14:pctHeight>
                </wp14:sizeRelV>
              </wp:anchor>
            </w:drawing>
          </mc:Choice>
          <mc:Fallback>
            <w:pict>
              <v:shape w14:anchorId="61775878" id="Ink 191" o:spid="_x0000_s1026" type="#_x0000_t75" style="position:absolute;margin-left:351.9pt;margin-top:11.15pt;width:3.55pt;height:2.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">
                <v:imagedata r:id="rId42" o:title=""/>
              </v:shape>
            </w:pict>
          </mc:Fallback>
        </mc:AlternateContent>
      </w:r>
      <w:r w:rsidR="00AF32D6">
        <w:rPr>
          <w:rFonts w:cstheme="minorHAnsi"/>
          <w:sz w:val="24"/>
          <w:szCs w:val="24"/>
        </w:rPr>
        <w:t>Seals</w:t>
      </w:r>
      <w:r w:rsidR="0073266F">
        <w:rPr>
          <w:rFonts w:cstheme="minorHAnsi"/>
          <w:sz w:val="24"/>
          <w:szCs w:val="24"/>
        </w:rPr>
        <w:t xml:space="preserve"> pouch</w:t>
      </w:r>
      <w:commentRangeEnd w:id="7"/>
      <w:r w:rsidR="00027F43">
        <w:rPr>
          <w:rStyle w:val="CommentReference"/>
        </w:rPr>
        <w:commentReference w:id="7"/>
      </w:r>
    </w:p>
    <w:p w14:paraId="5BAC0E81" w14:textId="3929410D" w:rsidR="000E74D3" w:rsidRPr="00342A75" w:rsidRDefault="0073266F" w:rsidP="00342A75">
      <w:pPr>
        <w:pStyle w:val="ListParagraph"/>
        <w:numPr>
          <w:ilvl w:val="0"/>
          <w:numId w:val="11"/>
        </w:numPr>
        <w:rPr>
          <w:rFonts w:cstheme="minorHAnsi"/>
          <w:sz w:val="24"/>
          <w:szCs w:val="24"/>
        </w:rPr>
      </w:pPr>
      <w:r w:rsidRPr="314B8C14">
        <w:rPr>
          <w:sz w:val="24"/>
          <w:szCs w:val="24"/>
        </w:rPr>
        <w:t>Settings are adjustable</w:t>
      </w:r>
    </w:p>
    <w:p w14:paraId="4C1F45C2" w14:textId="2C364607" w:rsidR="007752B3" w:rsidRDefault="007752B3" w:rsidP="00425B6D">
      <w:pPr>
        <w:pStyle w:val="ListParagraph"/>
        <w:numPr>
          <w:ilvl w:val="0"/>
          <w:numId w:val="11"/>
        </w:numPr>
        <w:rPr>
          <w:rFonts w:cstheme="minorHAnsi"/>
          <w:sz w:val="24"/>
          <w:szCs w:val="24"/>
        </w:rPr>
      </w:pPr>
      <w:r w:rsidRPr="314B8C14">
        <w:rPr>
          <w:sz w:val="24"/>
          <w:szCs w:val="24"/>
        </w:rPr>
        <w:t>Durable</w:t>
      </w:r>
      <w:r w:rsidR="007E2F6E" w:rsidRPr="314B8C14">
        <w:rPr>
          <w:sz w:val="24"/>
          <w:szCs w:val="24"/>
        </w:rPr>
        <w:t xml:space="preserve"> and maintainable</w:t>
      </w:r>
    </w:p>
    <w:p w14:paraId="1B9D7421" w14:textId="2E71C7FC" w:rsidR="00E902C8" w:rsidRDefault="00E902C8" w:rsidP="00425B6D">
      <w:pPr>
        <w:pStyle w:val="ListParagraph"/>
        <w:numPr>
          <w:ilvl w:val="0"/>
          <w:numId w:val="11"/>
        </w:numPr>
        <w:rPr>
          <w:rFonts w:cstheme="minorHAnsi"/>
          <w:sz w:val="24"/>
          <w:szCs w:val="24"/>
        </w:rPr>
      </w:pPr>
      <w:r w:rsidRPr="314B8C14">
        <w:rPr>
          <w:sz w:val="24"/>
          <w:szCs w:val="24"/>
        </w:rPr>
        <w:t>Portable/</w:t>
      </w:r>
      <w:r w:rsidR="00902105" w:rsidRPr="314B8C14">
        <w:rPr>
          <w:sz w:val="24"/>
          <w:szCs w:val="24"/>
        </w:rPr>
        <w:t>e</w:t>
      </w:r>
      <w:r w:rsidRPr="314B8C14">
        <w:rPr>
          <w:sz w:val="24"/>
          <w:szCs w:val="24"/>
        </w:rPr>
        <w:t xml:space="preserve">asily </w:t>
      </w:r>
      <w:r w:rsidR="00902105" w:rsidRPr="314B8C14">
        <w:rPr>
          <w:sz w:val="24"/>
          <w:szCs w:val="24"/>
        </w:rPr>
        <w:t>m</w:t>
      </w:r>
      <w:r w:rsidRPr="314B8C14">
        <w:rPr>
          <w:sz w:val="24"/>
          <w:szCs w:val="24"/>
        </w:rPr>
        <w:t>aneuverable</w:t>
      </w:r>
    </w:p>
    <w:p w14:paraId="181D2D69" w14:textId="5C18C121" w:rsidR="00260202" w:rsidRDefault="007752B3" w:rsidP="00A2635C">
      <w:pPr>
        <w:pStyle w:val="ListParagraph"/>
        <w:numPr>
          <w:ilvl w:val="0"/>
          <w:numId w:val="11"/>
        </w:numPr>
        <w:rPr>
          <w:ins w:id="10" w:author="Grace" w:date="2022-11-13T13:22:00Z"/>
          <w:rFonts w:cstheme="minorHAnsi"/>
          <w:sz w:val="24"/>
          <w:szCs w:val="24"/>
        </w:rPr>
      </w:pPr>
      <w:r>
        <w:rPr>
          <w:rFonts w:cstheme="minorHAnsi"/>
          <w:sz w:val="24"/>
          <w:szCs w:val="24"/>
        </w:rPr>
        <w:t>Costs less than $30,000</w:t>
      </w:r>
    </w:p>
    <w:p w14:paraId="1ED33E64" w14:textId="64D0B5C7" w:rsidR="00F91933" w:rsidRPr="0014436F" w:rsidRDefault="00F91933" w:rsidP="0014436F">
      <w:pPr>
        <w:pStyle w:val="ListParagraph"/>
        <w:numPr>
          <w:ilvl w:val="0"/>
          <w:numId w:val="11"/>
        </w:numPr>
        <w:rPr>
          <w:rFonts w:cstheme="minorHAnsi"/>
          <w:sz w:val="24"/>
          <w:szCs w:val="24"/>
        </w:rPr>
      </w:pPr>
      <w:commentRangeStart w:id="11"/>
      <w:ins w:id="12" w:author="Grace" w:date="2022-11-13T13:22:00Z">
        <w:r w:rsidRPr="314B8C14">
          <w:rPr>
            <w:sz w:val="24"/>
            <w:szCs w:val="24"/>
          </w:rPr>
          <w:t>Results in higher output of wine pouches than current volunteer-based pouching method</w:t>
        </w:r>
      </w:ins>
      <w:commentRangeEnd w:id="11"/>
      <w:r>
        <w:rPr>
          <w:rStyle w:val="CommentReference"/>
        </w:rPr>
        <w:commentReference w:id="11"/>
      </w:r>
    </w:p>
    <w:p w14:paraId="4FBC9EB9" w14:textId="77777777" w:rsidR="00CD09F4" w:rsidRDefault="00636707" w:rsidP="007D2742">
      <w:pPr>
        <w:ind w:firstLine="360"/>
        <w:rPr>
          <w:rFonts w:cstheme="minorHAnsi"/>
          <w:sz w:val="24"/>
          <w:szCs w:val="24"/>
        </w:rPr>
      </w:pPr>
      <w:r>
        <w:rPr>
          <w:rFonts w:cstheme="minorHAnsi"/>
          <w:sz w:val="24"/>
          <w:szCs w:val="24"/>
        </w:rPr>
        <w:t xml:space="preserve">Safety is the highest priority ranking because </w:t>
      </w:r>
      <w:proofErr w:type="spellStart"/>
      <w:r w:rsidR="007D2742">
        <w:rPr>
          <w:rFonts w:cstheme="minorHAnsi"/>
          <w:sz w:val="24"/>
          <w:szCs w:val="24"/>
        </w:rPr>
        <w:t>Evergood</w:t>
      </w:r>
      <w:proofErr w:type="spellEnd"/>
      <w:r w:rsidR="007D2742">
        <w:rPr>
          <w:rFonts w:cstheme="minorHAnsi"/>
          <w:sz w:val="24"/>
          <w:szCs w:val="24"/>
        </w:rPr>
        <w:t xml:space="preserve"> is an ethical business </w:t>
      </w:r>
      <w:r w:rsidR="00AD3E67">
        <w:rPr>
          <w:rFonts w:cstheme="minorHAnsi"/>
          <w:sz w:val="24"/>
          <w:szCs w:val="24"/>
        </w:rPr>
        <w:t>who</w:t>
      </w:r>
      <w:r w:rsidR="007D2742">
        <w:rPr>
          <w:rFonts w:cstheme="minorHAnsi"/>
          <w:sz w:val="24"/>
          <w:szCs w:val="24"/>
        </w:rPr>
        <w:t xml:space="preserve"> values the </w:t>
      </w:r>
      <w:r w:rsidR="00AD3E67">
        <w:rPr>
          <w:rFonts w:cstheme="minorHAnsi"/>
          <w:sz w:val="24"/>
          <w:szCs w:val="24"/>
        </w:rPr>
        <w:t>well-being</w:t>
      </w:r>
      <w:r w:rsidR="007D2742">
        <w:rPr>
          <w:rFonts w:cstheme="minorHAnsi"/>
          <w:sz w:val="24"/>
          <w:szCs w:val="24"/>
        </w:rPr>
        <w:t xml:space="preserve"> of their employees and volunteers. </w:t>
      </w:r>
      <w:r w:rsidR="00AD3E67">
        <w:rPr>
          <w:rFonts w:cstheme="minorHAnsi"/>
          <w:sz w:val="24"/>
          <w:szCs w:val="24"/>
        </w:rPr>
        <w:t xml:space="preserve">They would not consider any solution to their problem which resulted in unsafe conditions. </w:t>
      </w:r>
    </w:p>
    <w:p w14:paraId="3D44E88E" w14:textId="7284DB83" w:rsidR="00CD09F4" w:rsidRDefault="009C2EBB" w:rsidP="007D2742">
      <w:pPr>
        <w:ind w:firstLine="360"/>
        <w:rPr>
          <w:rFonts w:cstheme="minorHAnsi"/>
          <w:sz w:val="24"/>
          <w:szCs w:val="24"/>
        </w:rPr>
      </w:pPr>
      <w:r>
        <w:rPr>
          <w:rFonts w:cstheme="minorHAnsi"/>
          <w:noProof/>
          <w:sz w:val="24"/>
          <w:szCs w:val="24"/>
        </w:rPr>
        <mc:AlternateContent>
          <mc:Choice Requires="wpi">
            <w:drawing>
              <wp:anchor distT="0" distB="0" distL="114300" distR="114300" simplePos="0" relativeHeight="251792384" behindDoc="0" locked="0" layoutInCell="1" allowOverlap="1" wp14:anchorId="3E8D5A11" wp14:editId="23355C5E">
                <wp:simplePos x="0" y="0"/>
                <wp:positionH relativeFrom="column">
                  <wp:posOffset>398780</wp:posOffset>
                </wp:positionH>
                <wp:positionV relativeFrom="paragraph">
                  <wp:posOffset>469900</wp:posOffset>
                </wp:positionV>
                <wp:extent cx="1466215" cy="285910"/>
                <wp:effectExtent l="38100" t="38100" r="38735" b="38100"/>
                <wp:wrapNone/>
                <wp:docPr id="137" name="Ink 137"/>
                <wp:cNvGraphicFramePr/>
                <a:graphic xmlns:a="http://schemas.openxmlformats.org/drawingml/2006/main">
                  <a:graphicData uri="http://schemas.microsoft.com/office/word/2010/wordprocessingInk">
                    <w14:contentPart bwMode="auto" r:id="rId43">
                      <w14:nvContentPartPr>
                        <w14:cNvContentPartPr/>
                      </w14:nvContentPartPr>
                      <w14:xfrm>
                        <a:off x="0" y="0"/>
                        <a:ext cx="1466215" cy="285910"/>
                      </w14:xfrm>
                    </w14:contentPart>
                  </a:graphicData>
                </a:graphic>
              </wp:anchor>
            </w:drawing>
          </mc:Choice>
          <mc:Fallback>
            <w:pict>
              <v:shape w14:anchorId="094F3D8B" id="Ink 137" o:spid="_x0000_s1026" type="#_x0000_t75" style="position:absolute;margin-left:31.05pt;margin-top:36.65pt;width:116.15pt;height:23.2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">
                <v:imagedata r:id="rId44" o:title=""/>
              </v:shape>
            </w:pict>
          </mc:Fallback>
        </mc:AlternateContent>
      </w:r>
      <w:r w:rsidR="00D65A14">
        <w:rPr>
          <w:rFonts w:cstheme="minorHAnsi"/>
          <w:sz w:val="24"/>
          <w:szCs w:val="24"/>
        </w:rPr>
        <w:t xml:space="preserve">Compliance with government </w:t>
      </w:r>
      <w:r w:rsidR="00560E3F">
        <w:rPr>
          <w:rFonts w:cstheme="minorHAnsi"/>
          <w:sz w:val="24"/>
          <w:szCs w:val="24"/>
        </w:rPr>
        <w:t>standards</w:t>
      </w:r>
      <w:r w:rsidR="00D65A14">
        <w:rPr>
          <w:rFonts w:cstheme="minorHAnsi"/>
          <w:sz w:val="24"/>
          <w:szCs w:val="24"/>
        </w:rPr>
        <w:t xml:space="preserve"> is ranked next because some regulations</w:t>
      </w:r>
      <w:r w:rsidR="00520D94">
        <w:rPr>
          <w:rFonts w:cstheme="minorHAnsi"/>
          <w:sz w:val="24"/>
          <w:szCs w:val="24"/>
        </w:rPr>
        <w:t xml:space="preserve"> are in place for safety reasons and some are in place for legal reasons</w:t>
      </w:r>
      <w:r w:rsidR="00560E3F">
        <w:rPr>
          <w:rFonts w:cstheme="minorHAnsi"/>
          <w:sz w:val="24"/>
          <w:szCs w:val="24"/>
        </w:rPr>
        <w:t xml:space="preserve">, </w:t>
      </w:r>
      <w:proofErr w:type="gramStart"/>
      <w:r w:rsidR="00560E3F">
        <w:rPr>
          <w:rFonts w:cstheme="minorHAnsi"/>
          <w:sz w:val="24"/>
          <w:szCs w:val="24"/>
        </w:rPr>
        <w:t>all of</w:t>
      </w:r>
      <w:proofErr w:type="gramEnd"/>
      <w:r w:rsidR="00560E3F">
        <w:rPr>
          <w:rFonts w:cstheme="minorHAnsi"/>
          <w:sz w:val="24"/>
          <w:szCs w:val="24"/>
        </w:rPr>
        <w:t xml:space="preserve"> which </w:t>
      </w:r>
      <w:proofErr w:type="spellStart"/>
      <w:r w:rsidR="00560E3F">
        <w:rPr>
          <w:rFonts w:cstheme="minorHAnsi"/>
          <w:sz w:val="24"/>
          <w:szCs w:val="24"/>
        </w:rPr>
        <w:t>Evergood</w:t>
      </w:r>
      <w:proofErr w:type="spellEnd"/>
      <w:r w:rsidR="00560E3F">
        <w:rPr>
          <w:rFonts w:cstheme="minorHAnsi"/>
          <w:sz w:val="24"/>
          <w:szCs w:val="24"/>
        </w:rPr>
        <w:t xml:space="preserve"> must follow if they hope to be able to sell their product</w:t>
      </w:r>
      <w:r w:rsidR="003F75C1">
        <w:rPr>
          <w:rFonts w:cstheme="minorHAnsi"/>
          <w:sz w:val="24"/>
          <w:szCs w:val="24"/>
        </w:rPr>
        <w:t xml:space="preserve">. </w:t>
      </w:r>
    </w:p>
    <w:p w14:paraId="5D3B1954" w14:textId="0A665D4B" w:rsidR="00AC431C" w:rsidRDefault="004A19F0" w:rsidP="007D2742">
      <w:pPr>
        <w:ind w:firstLine="360"/>
        <w:rPr>
          <w:rFonts w:cstheme="minorHAnsi"/>
          <w:sz w:val="24"/>
          <w:szCs w:val="24"/>
        </w:rPr>
      </w:pPr>
      <w:r>
        <w:rPr>
          <w:rFonts w:cstheme="minorHAnsi"/>
          <w:sz w:val="24"/>
          <w:szCs w:val="24"/>
        </w:rPr>
        <w:t xml:space="preserve">Next is the personnel limit of two users. This requirement is set because </w:t>
      </w:r>
      <w:proofErr w:type="spellStart"/>
      <w:r>
        <w:rPr>
          <w:rFonts w:cstheme="minorHAnsi"/>
          <w:sz w:val="24"/>
          <w:szCs w:val="24"/>
        </w:rPr>
        <w:t>Evergood</w:t>
      </w:r>
      <w:r w:rsidR="00915BE3">
        <w:rPr>
          <w:rFonts w:cstheme="minorHAnsi"/>
          <w:sz w:val="24"/>
          <w:szCs w:val="24"/>
        </w:rPr>
        <w:t>’s</w:t>
      </w:r>
      <w:proofErr w:type="spellEnd"/>
      <w:r w:rsidR="00915BE3">
        <w:rPr>
          <w:rFonts w:cstheme="minorHAnsi"/>
          <w:sz w:val="24"/>
          <w:szCs w:val="24"/>
        </w:rPr>
        <w:t xml:space="preserve"> current dependency on volunteers limits</w:t>
      </w:r>
      <w:r w:rsidR="00B43E36">
        <w:rPr>
          <w:rFonts w:cstheme="minorHAnsi"/>
          <w:sz w:val="24"/>
          <w:szCs w:val="24"/>
        </w:rPr>
        <w:t xml:space="preserve"> </w:t>
      </w:r>
      <w:r w:rsidR="00915BE3">
        <w:rPr>
          <w:rFonts w:cstheme="minorHAnsi"/>
          <w:sz w:val="24"/>
          <w:szCs w:val="24"/>
        </w:rPr>
        <w:t>their output of wine</w:t>
      </w:r>
      <w:r w:rsidR="00B43E36">
        <w:rPr>
          <w:rFonts w:cstheme="minorHAnsi"/>
          <w:sz w:val="24"/>
          <w:szCs w:val="24"/>
        </w:rPr>
        <w:t xml:space="preserve"> and by consequence</w:t>
      </w:r>
      <w:r w:rsidR="003526F9">
        <w:rPr>
          <w:rFonts w:cstheme="minorHAnsi"/>
          <w:sz w:val="24"/>
          <w:szCs w:val="24"/>
        </w:rPr>
        <w:t xml:space="preserve"> also limits t</w:t>
      </w:r>
      <w:r w:rsidR="00B43E36">
        <w:rPr>
          <w:rFonts w:cstheme="minorHAnsi"/>
          <w:sz w:val="24"/>
          <w:szCs w:val="24"/>
        </w:rPr>
        <w:t xml:space="preserve">he growth of the business. </w:t>
      </w:r>
      <w:r w:rsidR="003526F9">
        <w:rPr>
          <w:rFonts w:cstheme="minorHAnsi"/>
          <w:sz w:val="24"/>
          <w:szCs w:val="24"/>
        </w:rPr>
        <w:t xml:space="preserve">The solution must only require two users maximum </w:t>
      </w:r>
      <w:proofErr w:type="gramStart"/>
      <w:r w:rsidR="003526F9">
        <w:rPr>
          <w:rFonts w:cstheme="minorHAnsi"/>
          <w:sz w:val="24"/>
          <w:szCs w:val="24"/>
        </w:rPr>
        <w:t>in order to</w:t>
      </w:r>
      <w:proofErr w:type="gramEnd"/>
      <w:r w:rsidR="003526F9">
        <w:rPr>
          <w:rFonts w:cstheme="minorHAnsi"/>
          <w:sz w:val="24"/>
          <w:szCs w:val="24"/>
        </w:rPr>
        <w:t xml:space="preserve"> </w:t>
      </w:r>
      <w:r w:rsidR="007E19C1">
        <w:rPr>
          <w:rFonts w:cstheme="minorHAnsi"/>
          <w:sz w:val="24"/>
          <w:szCs w:val="24"/>
        </w:rPr>
        <w:t xml:space="preserve">remove this dependency on volunteers so the </w:t>
      </w:r>
      <w:r w:rsidR="007B00EE">
        <w:rPr>
          <w:rFonts w:cstheme="minorHAnsi"/>
          <w:sz w:val="24"/>
          <w:szCs w:val="24"/>
        </w:rPr>
        <w:t>c</w:t>
      </w:r>
      <w:r w:rsidR="007E19C1">
        <w:rPr>
          <w:rFonts w:cstheme="minorHAnsi"/>
          <w:sz w:val="24"/>
          <w:szCs w:val="24"/>
        </w:rPr>
        <w:t xml:space="preserve">ustomer can operate their pouching machine whenever they have wine to pouch. </w:t>
      </w:r>
    </w:p>
    <w:p w14:paraId="7BAE22FD" w14:textId="03BC2E9F" w:rsidR="00604853" w:rsidRDefault="00147648" w:rsidP="008F1F9F">
      <w:pPr>
        <w:ind w:firstLine="360"/>
        <w:rPr>
          <w:rFonts w:cstheme="minorHAnsi"/>
          <w:sz w:val="24"/>
          <w:szCs w:val="24"/>
        </w:rPr>
      </w:pPr>
      <w:r>
        <w:rPr>
          <w:rFonts w:cstheme="minorHAnsi"/>
          <w:sz w:val="24"/>
          <w:szCs w:val="24"/>
        </w:rPr>
        <w:t>If the previous t</w:t>
      </w:r>
      <w:r w:rsidR="00342A75">
        <w:rPr>
          <w:rFonts w:cstheme="minorHAnsi"/>
          <w:sz w:val="24"/>
          <w:szCs w:val="24"/>
        </w:rPr>
        <w:t>hree</w:t>
      </w:r>
      <w:r>
        <w:rPr>
          <w:rFonts w:cstheme="minorHAnsi"/>
          <w:sz w:val="24"/>
          <w:szCs w:val="24"/>
        </w:rPr>
        <w:t xml:space="preserve"> conditions are met, the </w:t>
      </w:r>
      <w:r w:rsidR="006B637A">
        <w:rPr>
          <w:rFonts w:cstheme="minorHAnsi"/>
          <w:sz w:val="24"/>
          <w:szCs w:val="24"/>
        </w:rPr>
        <w:t>c</w:t>
      </w:r>
      <w:r>
        <w:rPr>
          <w:rFonts w:cstheme="minorHAnsi"/>
          <w:sz w:val="24"/>
          <w:szCs w:val="24"/>
        </w:rPr>
        <w:t>ustomer has only specified a few functions that the machine must be able to accomplish</w:t>
      </w:r>
      <w:r w:rsidR="00965EC3">
        <w:rPr>
          <w:rFonts w:cstheme="minorHAnsi"/>
          <w:sz w:val="24"/>
          <w:szCs w:val="24"/>
        </w:rPr>
        <w:t xml:space="preserve">. This includes opening the pouch with a puff of Nitrogen gas, fill the pouch with wine, and seal the pouch with the cap provided. </w:t>
      </w:r>
      <w:r w:rsidR="009567A3">
        <w:rPr>
          <w:rFonts w:cstheme="minorHAnsi"/>
          <w:sz w:val="24"/>
          <w:szCs w:val="24"/>
        </w:rPr>
        <w:t xml:space="preserve">The </w:t>
      </w:r>
      <w:r w:rsidR="006B637A">
        <w:rPr>
          <w:rFonts w:cstheme="minorHAnsi"/>
          <w:sz w:val="24"/>
          <w:szCs w:val="24"/>
        </w:rPr>
        <w:t>c</w:t>
      </w:r>
      <w:r w:rsidR="009567A3">
        <w:rPr>
          <w:rFonts w:cstheme="minorHAnsi"/>
          <w:sz w:val="24"/>
          <w:szCs w:val="24"/>
        </w:rPr>
        <w:t xml:space="preserve">ustomer has added that there are a few other functions that would be nice to have if time allows, but these three are the only ones that are explicitly defined. </w:t>
      </w:r>
      <w:r w:rsidR="00910D5D">
        <w:rPr>
          <w:rFonts w:cstheme="minorHAnsi"/>
          <w:sz w:val="24"/>
          <w:szCs w:val="24"/>
        </w:rPr>
        <w:t xml:space="preserve">Details </w:t>
      </w:r>
      <w:r w:rsidR="009622CE">
        <w:rPr>
          <w:rFonts w:cstheme="minorHAnsi"/>
          <w:sz w:val="24"/>
          <w:szCs w:val="24"/>
        </w:rPr>
        <w:t>on these</w:t>
      </w:r>
      <w:r w:rsidR="00910D5D">
        <w:rPr>
          <w:rFonts w:cstheme="minorHAnsi"/>
          <w:sz w:val="24"/>
          <w:szCs w:val="24"/>
        </w:rPr>
        <w:t xml:space="preserve"> requirements </w:t>
      </w:r>
      <w:r w:rsidR="009622CE">
        <w:rPr>
          <w:rFonts w:cstheme="minorHAnsi"/>
          <w:sz w:val="24"/>
          <w:szCs w:val="24"/>
        </w:rPr>
        <w:t xml:space="preserve">are provided </w:t>
      </w:r>
      <w:r w:rsidR="00910D5D">
        <w:rPr>
          <w:rFonts w:cstheme="minorHAnsi"/>
          <w:sz w:val="24"/>
          <w:szCs w:val="24"/>
        </w:rPr>
        <w:t xml:space="preserve">in the </w:t>
      </w:r>
      <w:r w:rsidR="006B637A">
        <w:rPr>
          <w:rFonts w:cstheme="minorHAnsi"/>
          <w:sz w:val="24"/>
          <w:szCs w:val="24"/>
        </w:rPr>
        <w:t>s</w:t>
      </w:r>
      <w:r w:rsidR="00910D5D">
        <w:rPr>
          <w:rFonts w:cstheme="minorHAnsi"/>
          <w:sz w:val="24"/>
          <w:szCs w:val="24"/>
        </w:rPr>
        <w:t xml:space="preserve">pecifications and </w:t>
      </w:r>
      <w:r w:rsidR="006B637A">
        <w:rPr>
          <w:rFonts w:cstheme="minorHAnsi"/>
          <w:sz w:val="24"/>
          <w:szCs w:val="24"/>
        </w:rPr>
        <w:t>j</w:t>
      </w:r>
      <w:r w:rsidR="00910D5D">
        <w:rPr>
          <w:rFonts w:cstheme="minorHAnsi"/>
          <w:sz w:val="24"/>
          <w:szCs w:val="24"/>
        </w:rPr>
        <w:t xml:space="preserve">ustifications section of this report. </w:t>
      </w:r>
      <w:r w:rsidR="008F1F9F">
        <w:rPr>
          <w:rFonts w:cstheme="minorHAnsi"/>
          <w:sz w:val="24"/>
          <w:szCs w:val="24"/>
        </w:rPr>
        <w:t>Also included is</w:t>
      </w:r>
      <w:r w:rsidR="00D77CE3">
        <w:rPr>
          <w:rFonts w:cstheme="minorHAnsi"/>
          <w:sz w:val="24"/>
          <w:szCs w:val="24"/>
        </w:rPr>
        <w:t xml:space="preserve"> the requirement of being able to accommodate </w:t>
      </w:r>
      <w:proofErr w:type="spellStart"/>
      <w:r w:rsidR="00D77CE3">
        <w:rPr>
          <w:rFonts w:cstheme="minorHAnsi"/>
          <w:sz w:val="24"/>
          <w:szCs w:val="24"/>
        </w:rPr>
        <w:t>Astrapouches</w:t>
      </w:r>
      <w:proofErr w:type="spellEnd"/>
      <w:r w:rsidR="00D77CE3">
        <w:rPr>
          <w:rFonts w:cstheme="minorHAnsi"/>
          <w:sz w:val="24"/>
          <w:szCs w:val="24"/>
        </w:rPr>
        <w:t xml:space="preserve">. This was </w:t>
      </w:r>
      <w:r w:rsidR="008F1F9F">
        <w:rPr>
          <w:rFonts w:cstheme="minorHAnsi"/>
          <w:sz w:val="24"/>
          <w:szCs w:val="24"/>
        </w:rPr>
        <w:t xml:space="preserve">specified because </w:t>
      </w:r>
      <w:proofErr w:type="spellStart"/>
      <w:r w:rsidR="00D77CE3">
        <w:rPr>
          <w:rFonts w:cstheme="minorHAnsi"/>
          <w:sz w:val="24"/>
          <w:szCs w:val="24"/>
        </w:rPr>
        <w:t>Astrapouches</w:t>
      </w:r>
      <w:proofErr w:type="spellEnd"/>
      <w:r w:rsidR="00D77CE3">
        <w:rPr>
          <w:rFonts w:cstheme="minorHAnsi"/>
          <w:sz w:val="24"/>
          <w:szCs w:val="24"/>
        </w:rPr>
        <w:t xml:space="preserve"> are the chosen brand for </w:t>
      </w:r>
      <w:proofErr w:type="spellStart"/>
      <w:r w:rsidR="00D77CE3">
        <w:rPr>
          <w:rFonts w:cstheme="minorHAnsi"/>
          <w:sz w:val="24"/>
          <w:szCs w:val="24"/>
        </w:rPr>
        <w:t>Evergood’s</w:t>
      </w:r>
      <w:proofErr w:type="spellEnd"/>
      <w:r w:rsidR="00D77CE3">
        <w:rPr>
          <w:rFonts w:cstheme="minorHAnsi"/>
          <w:sz w:val="24"/>
          <w:szCs w:val="24"/>
        </w:rPr>
        <w:t xml:space="preserve"> wine pouches, thus the solution must incorporate the wine pouches into the design and enable the use of them. If the solution could not accommodate </w:t>
      </w:r>
      <w:proofErr w:type="spellStart"/>
      <w:r w:rsidR="00D77CE3">
        <w:rPr>
          <w:rFonts w:cstheme="minorHAnsi"/>
          <w:sz w:val="24"/>
          <w:szCs w:val="24"/>
        </w:rPr>
        <w:t>Astrapouches</w:t>
      </w:r>
      <w:proofErr w:type="spellEnd"/>
      <w:r w:rsidR="00D77CE3">
        <w:rPr>
          <w:rFonts w:cstheme="minorHAnsi"/>
          <w:sz w:val="24"/>
          <w:szCs w:val="24"/>
        </w:rPr>
        <w:t xml:space="preserve">, it would be rendered useless to </w:t>
      </w:r>
      <w:proofErr w:type="spellStart"/>
      <w:r w:rsidR="00D77CE3">
        <w:rPr>
          <w:rFonts w:cstheme="minorHAnsi"/>
          <w:sz w:val="24"/>
          <w:szCs w:val="24"/>
        </w:rPr>
        <w:t>Evergood</w:t>
      </w:r>
      <w:proofErr w:type="spellEnd"/>
      <w:r w:rsidR="00D77CE3">
        <w:rPr>
          <w:rFonts w:cstheme="minorHAnsi"/>
          <w:sz w:val="24"/>
          <w:szCs w:val="24"/>
        </w:rPr>
        <w:t xml:space="preserve">. </w:t>
      </w:r>
    </w:p>
    <w:p w14:paraId="78C8EDCB" w14:textId="2D4017E5" w:rsidR="00DA42B9" w:rsidRDefault="009622CE" w:rsidP="00B35298">
      <w:pPr>
        <w:ind w:firstLine="360"/>
        <w:rPr>
          <w:rFonts w:cstheme="minorHAnsi"/>
          <w:sz w:val="24"/>
          <w:szCs w:val="24"/>
        </w:rPr>
      </w:pPr>
      <w:r>
        <w:rPr>
          <w:rFonts w:cstheme="minorHAnsi"/>
          <w:sz w:val="24"/>
          <w:szCs w:val="24"/>
        </w:rPr>
        <w:t xml:space="preserve">The adjustable-settings requirement was created </w:t>
      </w:r>
      <w:r w:rsidR="006F4942">
        <w:rPr>
          <w:rFonts w:cstheme="minorHAnsi"/>
          <w:sz w:val="24"/>
          <w:szCs w:val="24"/>
        </w:rPr>
        <w:t xml:space="preserve">to allow the </w:t>
      </w:r>
      <w:r w:rsidR="006B637A">
        <w:rPr>
          <w:rFonts w:cstheme="minorHAnsi"/>
          <w:sz w:val="24"/>
          <w:szCs w:val="24"/>
        </w:rPr>
        <w:t>c</w:t>
      </w:r>
      <w:r w:rsidR="006F4942">
        <w:rPr>
          <w:rFonts w:cstheme="minorHAnsi"/>
          <w:sz w:val="24"/>
          <w:szCs w:val="24"/>
        </w:rPr>
        <w:t xml:space="preserve">ustomer to adjust nearly all automated functions of the machine </w:t>
      </w:r>
      <w:r w:rsidR="003656E0">
        <w:rPr>
          <w:rFonts w:cstheme="minorHAnsi"/>
          <w:sz w:val="24"/>
          <w:szCs w:val="24"/>
        </w:rPr>
        <w:t xml:space="preserve">to allow for different sized pouches, different flowrates, </w:t>
      </w:r>
      <w:r w:rsidR="00323BAA">
        <w:rPr>
          <w:rFonts w:cstheme="minorHAnsi"/>
          <w:sz w:val="24"/>
          <w:szCs w:val="24"/>
        </w:rPr>
        <w:t xml:space="preserve">or </w:t>
      </w:r>
      <w:r w:rsidR="003656E0">
        <w:rPr>
          <w:rFonts w:cstheme="minorHAnsi"/>
          <w:sz w:val="24"/>
          <w:szCs w:val="24"/>
        </w:rPr>
        <w:t>different pressures</w:t>
      </w:r>
      <w:r w:rsidR="00526734">
        <w:rPr>
          <w:rFonts w:cstheme="minorHAnsi"/>
          <w:sz w:val="24"/>
          <w:szCs w:val="24"/>
        </w:rPr>
        <w:t>.</w:t>
      </w:r>
      <w:r w:rsidR="00F87EB5">
        <w:rPr>
          <w:rFonts w:cstheme="minorHAnsi"/>
          <w:sz w:val="24"/>
          <w:szCs w:val="24"/>
        </w:rPr>
        <w:t xml:space="preserve"> </w:t>
      </w:r>
      <w:r w:rsidR="00526734">
        <w:rPr>
          <w:rFonts w:cstheme="minorHAnsi"/>
          <w:sz w:val="24"/>
          <w:szCs w:val="24"/>
        </w:rPr>
        <w:t xml:space="preserve">The </w:t>
      </w:r>
      <w:r w:rsidR="006B637A">
        <w:rPr>
          <w:rFonts w:cstheme="minorHAnsi"/>
          <w:sz w:val="24"/>
          <w:szCs w:val="24"/>
        </w:rPr>
        <w:t>c</w:t>
      </w:r>
      <w:r w:rsidR="00526734">
        <w:rPr>
          <w:rFonts w:cstheme="minorHAnsi"/>
          <w:sz w:val="24"/>
          <w:szCs w:val="24"/>
        </w:rPr>
        <w:t>ustomer wishes to be able to change these</w:t>
      </w:r>
      <w:r w:rsidR="00323BAA">
        <w:rPr>
          <w:rFonts w:cstheme="minorHAnsi"/>
          <w:sz w:val="24"/>
          <w:szCs w:val="24"/>
        </w:rPr>
        <w:t xml:space="preserve"> to maximize the potential of the machine</w:t>
      </w:r>
      <w:r w:rsidR="00BB2E03">
        <w:rPr>
          <w:rFonts w:cstheme="minorHAnsi"/>
          <w:sz w:val="24"/>
          <w:szCs w:val="24"/>
        </w:rPr>
        <w:t xml:space="preserve"> and continue using it in the future when certain </w:t>
      </w:r>
      <w:r w:rsidR="00DA42B9">
        <w:rPr>
          <w:rFonts w:cstheme="minorHAnsi"/>
          <w:sz w:val="24"/>
          <w:szCs w:val="24"/>
        </w:rPr>
        <w:t>variables may change.</w:t>
      </w:r>
      <w:bookmarkStart w:id="13" w:name="_Hlk119233421"/>
      <w:r w:rsidR="00B35298">
        <w:rPr>
          <w:rFonts w:cstheme="minorHAnsi"/>
          <w:sz w:val="24"/>
          <w:szCs w:val="24"/>
        </w:rPr>
        <w:t xml:space="preserve"> This requirement encompasses the need for the machine to be user-friendly because any user must be able to </w:t>
      </w:r>
      <w:r w:rsidR="00264218">
        <w:rPr>
          <w:rFonts w:cstheme="minorHAnsi"/>
          <w:sz w:val="24"/>
          <w:szCs w:val="24"/>
        </w:rPr>
        <w:t xml:space="preserve">adjust the settings </w:t>
      </w:r>
      <w:proofErr w:type="gramStart"/>
      <w:r w:rsidR="00264218">
        <w:rPr>
          <w:rFonts w:cstheme="minorHAnsi"/>
          <w:sz w:val="24"/>
          <w:szCs w:val="24"/>
        </w:rPr>
        <w:t>in order for</w:t>
      </w:r>
      <w:proofErr w:type="gramEnd"/>
      <w:r w:rsidR="00264218">
        <w:rPr>
          <w:rFonts w:cstheme="minorHAnsi"/>
          <w:sz w:val="24"/>
          <w:szCs w:val="24"/>
        </w:rPr>
        <w:t xml:space="preserve"> </w:t>
      </w:r>
      <w:r w:rsidR="00CA270C">
        <w:rPr>
          <w:rFonts w:cstheme="minorHAnsi"/>
          <w:sz w:val="24"/>
          <w:szCs w:val="24"/>
        </w:rPr>
        <w:t xml:space="preserve">it to be of use. </w:t>
      </w:r>
      <w:r w:rsidR="00414249">
        <w:rPr>
          <w:rFonts w:cstheme="minorHAnsi"/>
          <w:sz w:val="24"/>
          <w:szCs w:val="24"/>
        </w:rPr>
        <w:t xml:space="preserve">Since UCCS is not affiliated with </w:t>
      </w:r>
      <w:proofErr w:type="spellStart"/>
      <w:r w:rsidR="00414249">
        <w:rPr>
          <w:rFonts w:cstheme="minorHAnsi"/>
          <w:sz w:val="24"/>
          <w:szCs w:val="24"/>
        </w:rPr>
        <w:t>Evergood</w:t>
      </w:r>
      <w:proofErr w:type="spellEnd"/>
      <w:r w:rsidR="00414249">
        <w:rPr>
          <w:rFonts w:cstheme="minorHAnsi"/>
          <w:sz w:val="24"/>
          <w:szCs w:val="24"/>
        </w:rPr>
        <w:t xml:space="preserve"> Wine, the </w:t>
      </w:r>
      <w:r w:rsidR="002628F7">
        <w:rPr>
          <w:rFonts w:cstheme="minorHAnsi"/>
          <w:sz w:val="24"/>
          <w:szCs w:val="24"/>
        </w:rPr>
        <w:t>c</w:t>
      </w:r>
      <w:r w:rsidR="00414249">
        <w:rPr>
          <w:rFonts w:cstheme="minorHAnsi"/>
          <w:sz w:val="24"/>
          <w:szCs w:val="24"/>
        </w:rPr>
        <w:t xml:space="preserve">ustomer must know how to use and adjust the machine after this Senior Design </w:t>
      </w:r>
      <w:r w:rsidR="00050AE6">
        <w:rPr>
          <w:rFonts w:cstheme="minorHAnsi"/>
          <w:sz w:val="24"/>
          <w:szCs w:val="24"/>
        </w:rPr>
        <w:t xml:space="preserve">Group graduates and disperses because this team will not be able to assist after this year. </w:t>
      </w:r>
      <w:bookmarkEnd w:id="13"/>
    </w:p>
    <w:p w14:paraId="342D83DE" w14:textId="66068119" w:rsidR="00050AE6" w:rsidRDefault="007337DB" w:rsidP="007D2742">
      <w:pPr>
        <w:ind w:firstLine="360"/>
        <w:rPr>
          <w:rFonts w:cstheme="minorHAnsi"/>
          <w:sz w:val="24"/>
          <w:szCs w:val="24"/>
        </w:rPr>
      </w:pPr>
      <w:r>
        <w:rPr>
          <w:rFonts w:cstheme="minorHAnsi"/>
          <w:sz w:val="24"/>
          <w:szCs w:val="24"/>
        </w:rPr>
        <w:t xml:space="preserve">Another requirement is durability. This requirement ensures that the </w:t>
      </w:r>
      <w:r w:rsidR="00E15533">
        <w:rPr>
          <w:rFonts w:cstheme="minorHAnsi"/>
          <w:sz w:val="24"/>
          <w:szCs w:val="24"/>
        </w:rPr>
        <w:t>c</w:t>
      </w:r>
      <w:r>
        <w:rPr>
          <w:rFonts w:cstheme="minorHAnsi"/>
          <w:sz w:val="24"/>
          <w:szCs w:val="24"/>
        </w:rPr>
        <w:t>ustomer will be making a good investment in this project and that the product will serve them for years to come</w:t>
      </w:r>
      <w:r w:rsidR="004B2A1A">
        <w:rPr>
          <w:rFonts w:cstheme="minorHAnsi"/>
          <w:sz w:val="24"/>
          <w:szCs w:val="24"/>
        </w:rPr>
        <w:t xml:space="preserve">, allowing </w:t>
      </w:r>
      <w:proofErr w:type="spellStart"/>
      <w:r w:rsidR="004B2A1A">
        <w:rPr>
          <w:rFonts w:cstheme="minorHAnsi"/>
          <w:sz w:val="24"/>
          <w:szCs w:val="24"/>
        </w:rPr>
        <w:t>Evergood</w:t>
      </w:r>
      <w:proofErr w:type="spellEnd"/>
      <w:r w:rsidR="004B2A1A">
        <w:rPr>
          <w:rFonts w:cstheme="minorHAnsi"/>
          <w:sz w:val="24"/>
          <w:szCs w:val="24"/>
        </w:rPr>
        <w:t xml:space="preserve"> to grow as a business. </w:t>
      </w:r>
    </w:p>
    <w:p w14:paraId="1C14D543" w14:textId="2B848DC6" w:rsidR="004B2A1A" w:rsidRDefault="004B2A1A" w:rsidP="007D2742">
      <w:pPr>
        <w:ind w:firstLine="360"/>
        <w:rPr>
          <w:rFonts w:cstheme="minorHAnsi"/>
          <w:sz w:val="24"/>
          <w:szCs w:val="24"/>
        </w:rPr>
      </w:pPr>
      <w:r>
        <w:rPr>
          <w:rFonts w:cstheme="minorHAnsi"/>
          <w:sz w:val="24"/>
          <w:szCs w:val="24"/>
        </w:rPr>
        <w:t xml:space="preserve">Next, the prototype must be portable and easily maneuverable. The current canning machine that the </w:t>
      </w:r>
      <w:r w:rsidR="006900F2">
        <w:rPr>
          <w:rFonts w:cstheme="minorHAnsi"/>
          <w:sz w:val="24"/>
          <w:szCs w:val="24"/>
        </w:rPr>
        <w:t>c</w:t>
      </w:r>
      <w:r>
        <w:rPr>
          <w:rFonts w:cstheme="minorHAnsi"/>
          <w:sz w:val="24"/>
          <w:szCs w:val="24"/>
        </w:rPr>
        <w:t xml:space="preserve">ustomer has is typically stored in the corner of the facility and rolled to the middle of the facility for operation, so this product must be created in a way that allows for this movement as well. </w:t>
      </w:r>
    </w:p>
    <w:p w14:paraId="5714FFFD" w14:textId="20EBF5BC" w:rsidR="004B2A1A" w:rsidRDefault="00880BD8" w:rsidP="007D2742">
      <w:pPr>
        <w:ind w:firstLine="360"/>
        <w:rPr>
          <w:rFonts w:cstheme="minorHAnsi"/>
          <w:sz w:val="24"/>
          <w:szCs w:val="24"/>
        </w:rPr>
      </w:pPr>
      <w:r>
        <w:rPr>
          <w:rFonts w:cstheme="minorHAnsi"/>
          <w:noProof/>
          <w:sz w:val="24"/>
          <w:szCs w:val="24"/>
        </w:rPr>
        <mc:AlternateContent>
          <mc:Choice Requires="wpi">
            <w:drawing>
              <wp:anchor distT="0" distB="0" distL="114300" distR="114300" simplePos="0" relativeHeight="251948032" behindDoc="0" locked="0" layoutInCell="1" allowOverlap="1" wp14:anchorId="24C8F441" wp14:editId="563D1801">
                <wp:simplePos x="0" y="0"/>
                <wp:positionH relativeFrom="column">
                  <wp:posOffset>4654550</wp:posOffset>
                </wp:positionH>
                <wp:positionV relativeFrom="paragraph">
                  <wp:posOffset>13335</wp:posOffset>
                </wp:positionV>
                <wp:extent cx="382350" cy="156945"/>
                <wp:effectExtent l="38100" t="38100" r="36830" b="33655"/>
                <wp:wrapNone/>
                <wp:docPr id="298" name="Ink 298"/>
                <wp:cNvGraphicFramePr/>
                <a:graphic xmlns:a="http://schemas.openxmlformats.org/drawingml/2006/main">
                  <a:graphicData uri="http://schemas.microsoft.com/office/word/2010/wordprocessingInk">
                    <w14:contentPart bwMode="auto" r:id="rId45">
                      <w14:nvContentPartPr>
                        <w14:cNvContentPartPr/>
                      </w14:nvContentPartPr>
                      <w14:xfrm>
                        <a:off x="0" y="0"/>
                        <a:ext cx="382350" cy="156945"/>
                      </w14:xfrm>
                    </w14:contentPart>
                  </a:graphicData>
                </a:graphic>
              </wp:anchor>
            </w:drawing>
          </mc:Choice>
          <mc:Fallback>
            <w:pict>
              <v:shape w14:anchorId="6695C72A" id="Ink 298" o:spid="_x0000_s1026" type="#_x0000_t75" style="position:absolute;margin-left:366.15pt;margin-top:.7pt;width:30.8pt;height:13.0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">
                <v:imagedata r:id="rId46" o:title=""/>
              </v:shape>
            </w:pict>
          </mc:Fallback>
        </mc:AlternateContent>
      </w:r>
      <w:r w:rsidR="008F1F9F">
        <w:rPr>
          <w:rFonts w:cstheme="minorHAnsi"/>
          <w:sz w:val="24"/>
          <w:szCs w:val="24"/>
        </w:rPr>
        <w:t>Then</w:t>
      </w:r>
      <w:r w:rsidR="004B2A1A">
        <w:rPr>
          <w:rFonts w:cstheme="minorHAnsi"/>
          <w:sz w:val="24"/>
          <w:szCs w:val="24"/>
        </w:rPr>
        <w:t xml:space="preserve">, the </w:t>
      </w:r>
      <w:r w:rsidR="006900F2">
        <w:rPr>
          <w:rFonts w:cstheme="minorHAnsi"/>
          <w:sz w:val="24"/>
          <w:szCs w:val="24"/>
        </w:rPr>
        <w:t>c</w:t>
      </w:r>
      <w:r w:rsidR="004B2A1A">
        <w:rPr>
          <w:rFonts w:cstheme="minorHAnsi"/>
          <w:sz w:val="24"/>
          <w:szCs w:val="24"/>
        </w:rPr>
        <w:t xml:space="preserve">ustomer has </w:t>
      </w:r>
      <w:r w:rsidR="00910A09">
        <w:rPr>
          <w:rFonts w:cstheme="minorHAnsi"/>
          <w:sz w:val="24"/>
          <w:szCs w:val="24"/>
        </w:rPr>
        <w:t xml:space="preserve">expressed that cost is not of major importance to him </w:t>
      </w:r>
      <w:proofErr w:type="gramStart"/>
      <w:r w:rsidR="00910A09">
        <w:rPr>
          <w:rFonts w:cstheme="minorHAnsi"/>
          <w:sz w:val="24"/>
          <w:szCs w:val="24"/>
        </w:rPr>
        <w:t>as long as</w:t>
      </w:r>
      <w:proofErr w:type="gramEnd"/>
      <w:r w:rsidR="00910A09">
        <w:rPr>
          <w:rFonts w:cstheme="minorHAnsi"/>
          <w:sz w:val="24"/>
          <w:szCs w:val="24"/>
        </w:rPr>
        <w:t xml:space="preserve"> cost and efficiency are being </w:t>
      </w:r>
      <w:r w:rsidR="00267993">
        <w:rPr>
          <w:rFonts w:cstheme="minorHAnsi"/>
          <w:sz w:val="24"/>
          <w:szCs w:val="24"/>
        </w:rPr>
        <w:t>optimized</w:t>
      </w:r>
      <w:r w:rsidR="00910A09">
        <w:rPr>
          <w:rFonts w:cstheme="minorHAnsi"/>
          <w:sz w:val="24"/>
          <w:szCs w:val="24"/>
        </w:rPr>
        <w:t>. As such, a $30,000 maximum cost has been allotted to the project</w:t>
      </w:r>
      <w:r w:rsidR="00863CAF">
        <w:rPr>
          <w:rFonts w:cstheme="minorHAnsi"/>
          <w:sz w:val="24"/>
          <w:szCs w:val="24"/>
        </w:rPr>
        <w:t>, as explained more in the justification section of this report.</w:t>
      </w:r>
    </w:p>
    <w:p w14:paraId="1A9BE1CD" w14:textId="7F54CF2D" w:rsidR="008F1F9F" w:rsidRDefault="008F1F9F" w:rsidP="008F1F9F">
      <w:pPr>
        <w:ind w:firstLine="360"/>
        <w:rPr>
          <w:rFonts w:cstheme="minorHAnsi"/>
          <w:sz w:val="24"/>
          <w:szCs w:val="24"/>
        </w:rPr>
      </w:pPr>
      <w:r>
        <w:rPr>
          <w:rFonts w:cstheme="minorHAnsi"/>
          <w:sz w:val="24"/>
          <w:szCs w:val="24"/>
        </w:rPr>
        <w:t>Last, the solution must be more efficient than the current volunteer-based system.</w:t>
      </w:r>
      <w:r w:rsidR="002E1805">
        <w:rPr>
          <w:rFonts w:cstheme="minorHAnsi"/>
          <w:sz w:val="24"/>
          <w:szCs w:val="24"/>
        </w:rPr>
        <w:t xml:space="preserve"> The Customer has ranked this </w:t>
      </w:r>
      <w:r w:rsidR="007C2736">
        <w:rPr>
          <w:rFonts w:cstheme="minorHAnsi"/>
          <w:sz w:val="24"/>
          <w:szCs w:val="24"/>
        </w:rPr>
        <w:t xml:space="preserve">last because </w:t>
      </w:r>
      <w:r>
        <w:rPr>
          <w:rFonts w:cstheme="minorHAnsi"/>
          <w:sz w:val="24"/>
          <w:szCs w:val="24"/>
        </w:rPr>
        <w:t xml:space="preserve">the </w:t>
      </w:r>
      <w:r w:rsidR="00D54F9E">
        <w:rPr>
          <w:rFonts w:cstheme="minorHAnsi"/>
          <w:sz w:val="24"/>
          <w:szCs w:val="24"/>
        </w:rPr>
        <w:t xml:space="preserve">main goal is to create a solution that eliminates the dependency on volunteers and the Customer understands that </w:t>
      </w:r>
      <w:r w:rsidR="009009F7">
        <w:rPr>
          <w:rFonts w:cstheme="minorHAnsi"/>
          <w:sz w:val="24"/>
          <w:szCs w:val="24"/>
        </w:rPr>
        <w:t xml:space="preserve">a single </w:t>
      </w:r>
      <w:r w:rsidR="00BB22BA">
        <w:rPr>
          <w:rFonts w:cstheme="minorHAnsi"/>
          <w:sz w:val="24"/>
          <w:szCs w:val="24"/>
        </w:rPr>
        <w:t xml:space="preserve">machine may not be able to outperform </w:t>
      </w:r>
      <w:r w:rsidR="00F12708">
        <w:rPr>
          <w:rFonts w:cstheme="minorHAnsi"/>
          <w:sz w:val="24"/>
          <w:szCs w:val="24"/>
        </w:rPr>
        <w:t>4-8 volunteers in a matter of a few hours</w:t>
      </w:r>
      <w:r w:rsidR="001B10BA">
        <w:rPr>
          <w:rFonts w:cstheme="minorHAnsi"/>
          <w:sz w:val="24"/>
          <w:szCs w:val="24"/>
        </w:rPr>
        <w:t xml:space="preserve">. However, the machine will be of greater importance in the long run because the Customer will be able to operate the machine themselves </w:t>
      </w:r>
      <w:r w:rsidR="00E57DD5">
        <w:rPr>
          <w:rFonts w:cstheme="minorHAnsi"/>
          <w:sz w:val="24"/>
          <w:szCs w:val="24"/>
        </w:rPr>
        <w:t xml:space="preserve">whenever they want and hence can </w:t>
      </w:r>
      <w:r w:rsidR="00BA2846">
        <w:rPr>
          <w:rFonts w:cstheme="minorHAnsi"/>
          <w:sz w:val="24"/>
          <w:szCs w:val="24"/>
        </w:rPr>
        <w:t xml:space="preserve">produce more product throughout the week (whereas the volunteer-based system only operates on the weekends for a few hours at a time). </w:t>
      </w:r>
    </w:p>
    <w:p w14:paraId="67DA26FD" w14:textId="19AD72DA" w:rsidR="008F1F9F" w:rsidRDefault="002B70AB" w:rsidP="008F1F9F">
      <w:pPr>
        <w:ind w:firstLine="360"/>
        <w:rPr>
          <w:rFonts w:cstheme="minorHAnsi"/>
          <w:sz w:val="24"/>
          <w:szCs w:val="24"/>
        </w:rPr>
      </w:pPr>
      <w:r>
        <w:rPr>
          <w:rFonts w:cstheme="minorHAnsi"/>
          <w:sz w:val="24"/>
          <w:szCs w:val="24"/>
        </w:rPr>
        <w:t xml:space="preserve">The </w:t>
      </w:r>
      <w:r w:rsidR="00786DA2">
        <w:rPr>
          <w:rFonts w:cstheme="minorHAnsi"/>
          <w:sz w:val="24"/>
          <w:szCs w:val="24"/>
        </w:rPr>
        <w:t xml:space="preserve">following engineering specifications have been created to measure success in achieving the </w:t>
      </w:r>
      <w:r w:rsidR="00515F18">
        <w:rPr>
          <w:rFonts w:cstheme="minorHAnsi"/>
          <w:sz w:val="24"/>
          <w:szCs w:val="24"/>
        </w:rPr>
        <w:t xml:space="preserve">requirements described above. These specifications are organized in </w:t>
      </w:r>
      <w:r w:rsidR="00D033CB">
        <w:rPr>
          <w:rFonts w:cstheme="minorHAnsi"/>
          <w:sz w:val="24"/>
          <w:szCs w:val="24"/>
        </w:rPr>
        <w:t xml:space="preserve">the following categories: </w:t>
      </w:r>
      <w:r w:rsidR="00515F18">
        <w:rPr>
          <w:rFonts w:cstheme="minorHAnsi"/>
          <w:sz w:val="24"/>
          <w:szCs w:val="24"/>
        </w:rPr>
        <w:t>regulat</w:t>
      </w:r>
      <w:r w:rsidR="00D033CB">
        <w:rPr>
          <w:rFonts w:cstheme="minorHAnsi"/>
          <w:sz w:val="24"/>
          <w:szCs w:val="24"/>
        </w:rPr>
        <w:t>ory</w:t>
      </w:r>
      <w:r w:rsidR="00515F18">
        <w:rPr>
          <w:rFonts w:cstheme="minorHAnsi"/>
          <w:sz w:val="24"/>
          <w:szCs w:val="24"/>
        </w:rPr>
        <w:t xml:space="preserve">, safety, material/cleaning/maintenance, </w:t>
      </w:r>
      <w:r w:rsidR="00BA69D3">
        <w:rPr>
          <w:rFonts w:cstheme="minorHAnsi"/>
          <w:sz w:val="24"/>
          <w:szCs w:val="24"/>
        </w:rPr>
        <w:t xml:space="preserve">personnel, calibration, usage, material cost, use of additional equipment and additional features specifications. </w:t>
      </w:r>
    </w:p>
    <w:p w14:paraId="24A527D4" w14:textId="55E8423F" w:rsidR="00D033CB" w:rsidRPr="00F545EF" w:rsidRDefault="005D1911" w:rsidP="00F545EF">
      <w:pPr>
        <w:rPr>
          <w:rFonts w:cstheme="minorHAnsi"/>
          <w:b/>
          <w:bCs/>
          <w:sz w:val="24"/>
          <w:szCs w:val="24"/>
        </w:rPr>
      </w:pPr>
      <w:r w:rsidRPr="00F545EF">
        <w:rPr>
          <w:rFonts w:cstheme="minorHAnsi"/>
          <w:b/>
          <w:bCs/>
          <w:sz w:val="24"/>
          <w:szCs w:val="24"/>
        </w:rPr>
        <w:t>Regulatory Specifications</w:t>
      </w:r>
    </w:p>
    <w:p w14:paraId="20D6928B" w14:textId="782EDFA0" w:rsidR="00F545EF" w:rsidRDefault="009428F1" w:rsidP="00F545EF">
      <w:pPr>
        <w:pStyle w:val="ListParagraph"/>
        <w:numPr>
          <w:ilvl w:val="0"/>
          <w:numId w:val="12"/>
        </w:numPr>
        <w:rPr>
          <w:rFonts w:cstheme="minorHAnsi"/>
          <w:sz w:val="24"/>
          <w:szCs w:val="24"/>
        </w:rPr>
      </w:pPr>
      <w:r>
        <w:rPr>
          <w:rFonts w:cstheme="minorHAnsi"/>
          <w:sz w:val="24"/>
          <w:szCs w:val="24"/>
        </w:rPr>
        <w:t xml:space="preserve">The parts of the prototype that may come in contact with wine shall be made of components that are GRAS (Generally Recognized </w:t>
      </w:r>
      <w:proofErr w:type="gramStart"/>
      <w:r>
        <w:rPr>
          <w:rFonts w:cstheme="minorHAnsi"/>
          <w:sz w:val="24"/>
          <w:szCs w:val="24"/>
        </w:rPr>
        <w:t>As</w:t>
      </w:r>
      <w:proofErr w:type="gramEnd"/>
      <w:r>
        <w:rPr>
          <w:rFonts w:cstheme="minorHAnsi"/>
          <w:sz w:val="24"/>
          <w:szCs w:val="24"/>
        </w:rPr>
        <w:t xml:space="preserve"> Safe) according to the FDA</w:t>
      </w:r>
    </w:p>
    <w:p w14:paraId="2F13F757" w14:textId="77777777" w:rsidR="0009434D" w:rsidRPr="00E80D21" w:rsidRDefault="0009434D" w:rsidP="0009434D">
      <w:pPr>
        <w:pStyle w:val="ListParagraph"/>
        <w:numPr>
          <w:ilvl w:val="0"/>
          <w:numId w:val="12"/>
        </w:numPr>
        <w:rPr>
          <w:sz w:val="24"/>
          <w:szCs w:val="24"/>
        </w:rPr>
      </w:pPr>
      <w:r w:rsidRPr="6E5C74F8">
        <w:rPr>
          <w:sz w:val="24"/>
          <w:szCs w:val="24"/>
        </w:rPr>
        <w:t xml:space="preserve">The prototype </w:t>
      </w:r>
      <w:r>
        <w:rPr>
          <w:sz w:val="24"/>
          <w:szCs w:val="24"/>
        </w:rPr>
        <w:t>shall</w:t>
      </w:r>
      <w:r w:rsidRPr="6E5C74F8">
        <w:rPr>
          <w:sz w:val="24"/>
          <w:szCs w:val="24"/>
        </w:rPr>
        <w:t xml:space="preserve"> fill within a percentage error of the target amount</w:t>
      </w:r>
      <w:r>
        <w:rPr>
          <w:sz w:val="24"/>
          <w:szCs w:val="24"/>
        </w:rPr>
        <w:t xml:space="preserve">, as defined by the </w:t>
      </w:r>
      <w:r w:rsidRPr="00B1183A">
        <w:rPr>
          <w:rFonts w:eastAsiaTheme="minorEastAsia"/>
          <w:sz w:val="24"/>
          <w:szCs w:val="24"/>
        </w:rPr>
        <w:t xml:space="preserve">Alcohol and Tobacco Tax and Trade Bureau </w:t>
      </w:r>
      <w:r>
        <w:rPr>
          <w:rFonts w:eastAsiaTheme="minorEastAsia"/>
          <w:sz w:val="24"/>
          <w:szCs w:val="24"/>
        </w:rPr>
        <w:t>(</w:t>
      </w:r>
      <w:r>
        <w:rPr>
          <w:sz w:val="24"/>
          <w:szCs w:val="24"/>
        </w:rPr>
        <w:t>TTB):</w:t>
      </w:r>
    </w:p>
    <w:p w14:paraId="2B101D0E" w14:textId="77777777" w:rsidR="0064453A" w:rsidRPr="00E80D21" w:rsidRDefault="0064453A" w:rsidP="0064453A">
      <w:pPr>
        <w:pStyle w:val="ListParagraph"/>
        <w:numPr>
          <w:ilvl w:val="1"/>
          <w:numId w:val="12"/>
        </w:numPr>
        <w:rPr>
          <w:sz w:val="24"/>
          <w:szCs w:val="24"/>
        </w:rPr>
      </w:pPr>
      <w:r w:rsidRPr="00E80D21">
        <w:rPr>
          <w:sz w:val="24"/>
          <w:szCs w:val="24"/>
        </w:rPr>
        <w:t>750mL</w:t>
      </w:r>
    </w:p>
    <w:p w14:paraId="2437624D" w14:textId="77777777" w:rsidR="0064453A" w:rsidRPr="00BC585A" w:rsidRDefault="0064453A" w:rsidP="0064453A">
      <w:pPr>
        <w:pStyle w:val="ListParagraph"/>
        <w:numPr>
          <w:ilvl w:val="2"/>
          <w:numId w:val="12"/>
        </w:numPr>
        <w:rPr>
          <w:sz w:val="24"/>
          <w:szCs w:val="24"/>
        </w:rPr>
      </w:pPr>
      <w:r w:rsidRPr="00BC585A">
        <w:rPr>
          <w:sz w:val="24"/>
          <w:szCs w:val="24"/>
        </w:rPr>
        <w:t xml:space="preserve">Acceptable range: 2% </w:t>
      </w:r>
      <w:r>
        <w:rPr>
          <w:sz w:val="24"/>
          <w:szCs w:val="24"/>
        </w:rPr>
        <w:t>or 735mL – 765mL</w:t>
      </w:r>
    </w:p>
    <w:p w14:paraId="7BC2F0FF" w14:textId="77777777" w:rsidR="0064453A" w:rsidRDefault="0064453A" w:rsidP="0064453A">
      <w:pPr>
        <w:pStyle w:val="ListParagraph"/>
        <w:numPr>
          <w:ilvl w:val="1"/>
          <w:numId w:val="12"/>
        </w:numPr>
        <w:rPr>
          <w:sz w:val="24"/>
          <w:szCs w:val="24"/>
        </w:rPr>
      </w:pPr>
      <w:r w:rsidRPr="001E7CBC">
        <w:rPr>
          <w:sz w:val="24"/>
          <w:szCs w:val="24"/>
        </w:rPr>
        <w:t>1.5</w:t>
      </w:r>
      <w:r>
        <w:rPr>
          <w:sz w:val="24"/>
          <w:szCs w:val="24"/>
        </w:rPr>
        <w:t>mL</w:t>
      </w:r>
    </w:p>
    <w:p w14:paraId="213F7A0A" w14:textId="168F722C" w:rsidR="00DC228D" w:rsidRDefault="0064453A" w:rsidP="0064453A">
      <w:pPr>
        <w:pStyle w:val="ListParagraph"/>
        <w:numPr>
          <w:ilvl w:val="1"/>
          <w:numId w:val="12"/>
        </w:numPr>
        <w:rPr>
          <w:sz w:val="24"/>
          <w:szCs w:val="24"/>
        </w:rPr>
      </w:pPr>
      <w:r w:rsidRPr="00E80D21">
        <w:rPr>
          <w:sz w:val="24"/>
          <w:szCs w:val="24"/>
        </w:rPr>
        <w:t xml:space="preserve">Acceptable range: </w:t>
      </w:r>
      <w:r>
        <w:rPr>
          <w:sz w:val="24"/>
          <w:szCs w:val="24"/>
        </w:rPr>
        <w:t xml:space="preserve">1.5% or </w:t>
      </w:r>
      <w:r w:rsidRPr="00E80D21">
        <w:rPr>
          <w:sz w:val="24"/>
          <w:szCs w:val="24"/>
        </w:rPr>
        <w:t>1.4</w:t>
      </w:r>
      <w:r>
        <w:rPr>
          <w:sz w:val="24"/>
          <w:szCs w:val="24"/>
        </w:rPr>
        <w:t>775</w:t>
      </w:r>
      <w:r w:rsidRPr="00E80D21">
        <w:rPr>
          <w:sz w:val="24"/>
          <w:szCs w:val="24"/>
        </w:rPr>
        <w:t>L – 1.52</w:t>
      </w:r>
      <w:r>
        <w:rPr>
          <w:sz w:val="24"/>
          <w:szCs w:val="24"/>
        </w:rPr>
        <w:t>25</w:t>
      </w:r>
      <w:r w:rsidRPr="00E80D21">
        <w:rPr>
          <w:sz w:val="24"/>
          <w:szCs w:val="24"/>
        </w:rPr>
        <w:t>L</w:t>
      </w:r>
    </w:p>
    <w:p w14:paraId="767B4127" w14:textId="0DFC8D77" w:rsidR="007D3478" w:rsidRPr="007D3478" w:rsidRDefault="007D3478" w:rsidP="007D3478">
      <w:pPr>
        <w:rPr>
          <w:b/>
          <w:bCs/>
          <w:sz w:val="24"/>
          <w:szCs w:val="24"/>
        </w:rPr>
      </w:pPr>
      <w:r w:rsidRPr="007D3478">
        <w:rPr>
          <w:b/>
          <w:bCs/>
          <w:sz w:val="24"/>
          <w:szCs w:val="24"/>
        </w:rPr>
        <w:t>Safety Spec</w:t>
      </w:r>
      <w:r>
        <w:rPr>
          <w:b/>
          <w:bCs/>
          <w:sz w:val="24"/>
          <w:szCs w:val="24"/>
        </w:rPr>
        <w:t>i</w:t>
      </w:r>
      <w:r w:rsidRPr="007D3478">
        <w:rPr>
          <w:b/>
          <w:bCs/>
          <w:sz w:val="24"/>
          <w:szCs w:val="24"/>
        </w:rPr>
        <w:t>fications</w:t>
      </w:r>
    </w:p>
    <w:p w14:paraId="2E84C83A" w14:textId="77777777" w:rsidR="009B4960" w:rsidRDefault="009B4960" w:rsidP="009B4960">
      <w:pPr>
        <w:pStyle w:val="ListParagraph"/>
        <w:numPr>
          <w:ilvl w:val="0"/>
          <w:numId w:val="13"/>
        </w:numPr>
        <w:rPr>
          <w:sz w:val="24"/>
          <w:szCs w:val="24"/>
        </w:rPr>
      </w:pPr>
      <w:r w:rsidRPr="2F1223E4">
        <w:rPr>
          <w:sz w:val="24"/>
          <w:szCs w:val="24"/>
        </w:rPr>
        <w:t>Mechanisms that can: catch, pinch, smash, cut, or otherwise harm personnel that operate machinery shall be shielded from personnel.</w:t>
      </w:r>
    </w:p>
    <w:p w14:paraId="24B77F56" w14:textId="77777777" w:rsidR="00E332F7" w:rsidRDefault="00E332F7" w:rsidP="00E332F7">
      <w:pPr>
        <w:pStyle w:val="ListParagraph"/>
        <w:numPr>
          <w:ilvl w:val="0"/>
          <w:numId w:val="13"/>
        </w:numPr>
        <w:rPr>
          <w:sz w:val="24"/>
          <w:szCs w:val="24"/>
        </w:rPr>
      </w:pPr>
      <w:r w:rsidRPr="2F1223E4">
        <w:rPr>
          <w:sz w:val="24"/>
          <w:szCs w:val="24"/>
        </w:rPr>
        <w:t>All electronics shall be sealed</w:t>
      </w:r>
      <w:r>
        <w:rPr>
          <w:sz w:val="24"/>
          <w:szCs w:val="24"/>
        </w:rPr>
        <w:t xml:space="preserve"> to the IP65 standard</w:t>
      </w:r>
      <w:r w:rsidRPr="2F1223E4">
        <w:rPr>
          <w:sz w:val="24"/>
          <w:szCs w:val="24"/>
        </w:rPr>
        <w:t xml:space="preserve"> or </w:t>
      </w:r>
      <w:r>
        <w:rPr>
          <w:sz w:val="24"/>
          <w:szCs w:val="24"/>
        </w:rPr>
        <w:t xml:space="preserve">be </w:t>
      </w:r>
      <w:r w:rsidRPr="2F1223E4">
        <w:rPr>
          <w:sz w:val="24"/>
          <w:szCs w:val="24"/>
        </w:rPr>
        <w:t>above cleaning height (</w:t>
      </w:r>
      <w:r>
        <w:rPr>
          <w:sz w:val="24"/>
          <w:szCs w:val="24"/>
        </w:rPr>
        <w:t>height of the wine filling nozzle</w:t>
      </w:r>
      <w:r w:rsidRPr="2F1223E4">
        <w:rPr>
          <w:sz w:val="24"/>
          <w:szCs w:val="24"/>
        </w:rPr>
        <w:t>) to avoid electrical shock.</w:t>
      </w:r>
    </w:p>
    <w:p w14:paraId="1727CD25" w14:textId="77777777" w:rsidR="00C81195" w:rsidRPr="0040569A" w:rsidRDefault="00C81195" w:rsidP="00C81195">
      <w:pPr>
        <w:rPr>
          <w:b/>
          <w:bCs/>
          <w:sz w:val="24"/>
          <w:szCs w:val="24"/>
        </w:rPr>
      </w:pPr>
      <w:r>
        <w:rPr>
          <w:b/>
          <w:bCs/>
          <w:sz w:val="24"/>
          <w:szCs w:val="24"/>
        </w:rPr>
        <w:t>Material/Cleaning and Maintenance Specifications</w:t>
      </w:r>
    </w:p>
    <w:p w14:paraId="6CF5BE35" w14:textId="77777777" w:rsidR="00C81195" w:rsidRDefault="00C81195" w:rsidP="00C81195">
      <w:pPr>
        <w:pStyle w:val="ListParagraph"/>
        <w:numPr>
          <w:ilvl w:val="0"/>
          <w:numId w:val="8"/>
        </w:numPr>
        <w:rPr>
          <w:rFonts w:cstheme="minorHAnsi"/>
          <w:sz w:val="24"/>
          <w:szCs w:val="24"/>
        </w:rPr>
      </w:pPr>
      <w:r>
        <w:rPr>
          <w:rFonts w:cstheme="minorHAnsi"/>
          <w:sz w:val="24"/>
          <w:szCs w:val="24"/>
        </w:rPr>
        <w:t>The prototype shall be constructed of materials that:</w:t>
      </w:r>
    </w:p>
    <w:p w14:paraId="2A8EF92E" w14:textId="77777777" w:rsidR="00C81195" w:rsidRDefault="00C81195" w:rsidP="00C81195">
      <w:pPr>
        <w:pStyle w:val="ListParagraph"/>
        <w:numPr>
          <w:ilvl w:val="1"/>
          <w:numId w:val="8"/>
        </w:numPr>
        <w:rPr>
          <w:rFonts w:cstheme="minorHAnsi"/>
          <w:sz w:val="24"/>
          <w:szCs w:val="24"/>
        </w:rPr>
      </w:pPr>
      <w:r>
        <w:rPr>
          <w:rFonts w:cstheme="minorHAnsi"/>
          <w:sz w:val="24"/>
          <w:szCs w:val="24"/>
        </w:rPr>
        <w:t>Are durable (able to hold 1.5kg pouches without deforming)</w:t>
      </w:r>
    </w:p>
    <w:p w14:paraId="49FA325A" w14:textId="77777777" w:rsidR="00C81195" w:rsidRDefault="00C81195" w:rsidP="00C81195">
      <w:pPr>
        <w:pStyle w:val="ListParagraph"/>
        <w:numPr>
          <w:ilvl w:val="1"/>
          <w:numId w:val="8"/>
        </w:numPr>
        <w:rPr>
          <w:rFonts w:cstheme="minorHAnsi"/>
          <w:sz w:val="24"/>
          <w:szCs w:val="24"/>
        </w:rPr>
      </w:pPr>
      <w:r>
        <w:rPr>
          <w:rFonts w:cstheme="minorHAnsi"/>
          <w:sz w:val="24"/>
          <w:szCs w:val="24"/>
        </w:rPr>
        <w:t>Can withstand hot water (up to 100</w:t>
      </w:r>
      <w:r>
        <w:rPr>
          <w:rFonts w:cstheme="minorHAnsi"/>
          <w:sz w:val="24"/>
          <w:szCs w:val="24"/>
          <w:vertAlign w:val="superscript"/>
        </w:rPr>
        <w:t>°</w:t>
      </w:r>
      <w:r>
        <w:rPr>
          <w:rFonts w:cstheme="minorHAnsi"/>
          <w:sz w:val="24"/>
          <w:szCs w:val="24"/>
        </w:rPr>
        <w:t>C) for parts that may encounter wine spillage</w:t>
      </w:r>
    </w:p>
    <w:p w14:paraId="1E6A7BF7" w14:textId="77777777" w:rsidR="00C81195" w:rsidRPr="00F27ECD" w:rsidRDefault="00C81195" w:rsidP="00C81195">
      <w:pPr>
        <w:pStyle w:val="ListParagraph"/>
        <w:numPr>
          <w:ilvl w:val="1"/>
          <w:numId w:val="8"/>
        </w:numPr>
        <w:rPr>
          <w:rFonts w:cstheme="minorHAnsi"/>
          <w:sz w:val="24"/>
          <w:szCs w:val="24"/>
        </w:rPr>
      </w:pPr>
      <w:r w:rsidRPr="00F27ECD">
        <w:rPr>
          <w:rFonts w:cstheme="minorHAnsi"/>
          <w:sz w:val="24"/>
          <w:szCs w:val="24"/>
        </w:rPr>
        <w:t xml:space="preserve">Can withstand PBW cleaner </w:t>
      </w:r>
      <w:r w:rsidRPr="00F27ECD">
        <w:t>(</w:t>
      </w:r>
      <w:r w:rsidRPr="00F27ECD">
        <w:rPr>
          <w:sz w:val="24"/>
          <w:szCs w:val="24"/>
        </w:rPr>
        <w:t>Powdered Brewery Wash is an alkali-based cleaner specifically made to sanitize and clean brewing equipment)</w:t>
      </w:r>
      <w:r w:rsidRPr="00F27ECD">
        <w:rPr>
          <w:rFonts w:cstheme="minorHAnsi"/>
          <w:sz w:val="24"/>
          <w:szCs w:val="24"/>
        </w:rPr>
        <w:t xml:space="preserve"> for parts that may encounter wine spillage</w:t>
      </w:r>
    </w:p>
    <w:p w14:paraId="76228154" w14:textId="77777777" w:rsidR="00C81195" w:rsidRDefault="00C81195" w:rsidP="00C81195">
      <w:pPr>
        <w:pStyle w:val="ListParagraph"/>
        <w:numPr>
          <w:ilvl w:val="1"/>
          <w:numId w:val="8"/>
        </w:numPr>
        <w:rPr>
          <w:rFonts w:cstheme="minorHAnsi"/>
          <w:sz w:val="24"/>
          <w:szCs w:val="24"/>
        </w:rPr>
      </w:pPr>
      <w:r w:rsidRPr="00054A76">
        <w:rPr>
          <w:rFonts w:cstheme="minorHAnsi"/>
          <w:sz w:val="24"/>
          <w:szCs w:val="24"/>
        </w:rPr>
        <w:t xml:space="preserve">Do not deform from the </w:t>
      </w:r>
      <w:r>
        <w:rPr>
          <w:rFonts w:cstheme="minorHAnsi"/>
          <w:sz w:val="24"/>
          <w:szCs w:val="24"/>
        </w:rPr>
        <w:t xml:space="preserve">force </w:t>
      </w:r>
      <w:r w:rsidRPr="00054A76">
        <w:rPr>
          <w:rFonts w:cstheme="minorHAnsi"/>
          <w:sz w:val="24"/>
          <w:szCs w:val="24"/>
        </w:rPr>
        <w:t>used for sealing the cap</w:t>
      </w:r>
    </w:p>
    <w:p w14:paraId="24C8621D" w14:textId="5FD71EA8" w:rsidR="00C81195" w:rsidRPr="00054A76" w:rsidRDefault="00C81195" w:rsidP="00C81195">
      <w:pPr>
        <w:pStyle w:val="ListParagraph"/>
        <w:numPr>
          <w:ilvl w:val="2"/>
          <w:numId w:val="8"/>
        </w:numPr>
        <w:rPr>
          <w:rFonts w:cstheme="minorHAnsi"/>
          <w:sz w:val="24"/>
          <w:szCs w:val="24"/>
        </w:rPr>
      </w:pPr>
      <w:r>
        <w:rPr>
          <w:rFonts w:cstheme="minorHAnsi"/>
          <w:sz w:val="24"/>
          <w:szCs w:val="24"/>
        </w:rPr>
        <w:t>Cap will be attached by applying a force (which will be determined during testing) that seals the pouch (a cap is fully attached/sealed when the brim on the cap is flush with the lip of the pouch; fully attaching the cap so that it is sealed will make two clicks which may be heard by the user for confirmation)</w:t>
      </w:r>
    </w:p>
    <w:p w14:paraId="3668A9E8" w14:textId="77777777" w:rsidR="00C81195" w:rsidRPr="008F1EA5" w:rsidRDefault="00C81195" w:rsidP="00C81195">
      <w:pPr>
        <w:pStyle w:val="ListParagraph"/>
        <w:numPr>
          <w:ilvl w:val="0"/>
          <w:numId w:val="8"/>
        </w:numPr>
        <w:rPr>
          <w:rFonts w:cstheme="minorHAnsi"/>
          <w:sz w:val="24"/>
          <w:szCs w:val="24"/>
        </w:rPr>
      </w:pPr>
      <w:r w:rsidRPr="03B64C34">
        <w:rPr>
          <w:sz w:val="24"/>
          <w:szCs w:val="24"/>
        </w:rPr>
        <w:t xml:space="preserve">The prototype shall be waterproof below and water resistant above </w:t>
      </w:r>
      <w:r>
        <w:rPr>
          <w:sz w:val="24"/>
          <w:szCs w:val="24"/>
        </w:rPr>
        <w:t>the height of the filling nozzle</w:t>
      </w:r>
    </w:p>
    <w:p w14:paraId="684B0C09" w14:textId="77777777" w:rsidR="00C81195" w:rsidRDefault="00C81195" w:rsidP="00C81195">
      <w:pPr>
        <w:pStyle w:val="ListParagraph"/>
        <w:numPr>
          <w:ilvl w:val="0"/>
          <w:numId w:val="8"/>
        </w:numPr>
        <w:rPr>
          <w:sz w:val="24"/>
          <w:szCs w:val="24"/>
        </w:rPr>
      </w:pPr>
      <w:r w:rsidRPr="6E032457">
        <w:rPr>
          <w:sz w:val="24"/>
          <w:szCs w:val="24"/>
        </w:rPr>
        <w:t xml:space="preserve">The prototype shall </w:t>
      </w:r>
      <w:r>
        <w:rPr>
          <w:sz w:val="24"/>
          <w:szCs w:val="24"/>
        </w:rPr>
        <w:t>not have any permanently sealed/glued components</w:t>
      </w:r>
    </w:p>
    <w:p w14:paraId="759BE07E" w14:textId="77777777" w:rsidR="00D367CD" w:rsidRPr="00E80D21" w:rsidRDefault="00D367CD" w:rsidP="00D367CD">
      <w:pPr>
        <w:rPr>
          <w:b/>
          <w:bCs/>
          <w:sz w:val="24"/>
          <w:szCs w:val="24"/>
        </w:rPr>
      </w:pPr>
      <w:r w:rsidRPr="00E80D21">
        <w:rPr>
          <w:b/>
          <w:bCs/>
          <w:sz w:val="24"/>
          <w:szCs w:val="24"/>
        </w:rPr>
        <w:t>Personnel Specifications</w:t>
      </w:r>
    </w:p>
    <w:p w14:paraId="78004904" w14:textId="77777777" w:rsidR="00D367CD" w:rsidRPr="00E80D21" w:rsidRDefault="00D367CD" w:rsidP="00D367CD">
      <w:pPr>
        <w:pStyle w:val="ListParagraph"/>
        <w:numPr>
          <w:ilvl w:val="0"/>
          <w:numId w:val="8"/>
        </w:numPr>
        <w:rPr>
          <w:sz w:val="24"/>
          <w:szCs w:val="24"/>
        </w:rPr>
      </w:pPr>
      <w:r w:rsidRPr="00E80D21">
        <w:rPr>
          <w:sz w:val="24"/>
          <w:szCs w:val="24"/>
        </w:rPr>
        <w:t>The prototype shall require only 1 user to operate</w:t>
      </w:r>
    </w:p>
    <w:p w14:paraId="3DFE1969" w14:textId="6DA44AE3" w:rsidR="00D367CD" w:rsidRPr="00E80D21" w:rsidRDefault="00D367CD" w:rsidP="00D367CD">
      <w:pPr>
        <w:pStyle w:val="ListParagraph"/>
        <w:numPr>
          <w:ilvl w:val="0"/>
          <w:numId w:val="8"/>
        </w:numPr>
        <w:rPr>
          <w:sz w:val="24"/>
          <w:szCs w:val="24"/>
        </w:rPr>
      </w:pPr>
      <w:r w:rsidRPr="00E80D21">
        <w:rPr>
          <w:sz w:val="24"/>
          <w:szCs w:val="24"/>
        </w:rPr>
        <w:t xml:space="preserve">The entire </w:t>
      </w:r>
      <w:r>
        <w:rPr>
          <w:sz w:val="24"/>
          <w:szCs w:val="24"/>
        </w:rPr>
        <w:t>process shall</w:t>
      </w:r>
      <w:r w:rsidRPr="00E80D21">
        <w:rPr>
          <w:sz w:val="24"/>
          <w:szCs w:val="24"/>
        </w:rPr>
        <w:t xml:space="preserve"> require only 2 users for depalletization, labelling, loading, operation, and palletization</w:t>
      </w:r>
    </w:p>
    <w:p w14:paraId="5821ADD4" w14:textId="77777777" w:rsidR="00D367CD" w:rsidRPr="00E80D21" w:rsidRDefault="00D367CD" w:rsidP="00D367CD">
      <w:pPr>
        <w:rPr>
          <w:sz w:val="24"/>
          <w:szCs w:val="24"/>
        </w:rPr>
      </w:pPr>
      <w:r w:rsidRPr="00E80D21">
        <w:rPr>
          <w:b/>
          <w:bCs/>
          <w:sz w:val="24"/>
          <w:szCs w:val="24"/>
        </w:rPr>
        <w:t>Calibration Specifications</w:t>
      </w:r>
    </w:p>
    <w:p w14:paraId="1F16924F" w14:textId="77777777" w:rsidR="00D367CD" w:rsidRPr="00E80D21" w:rsidRDefault="00D367CD" w:rsidP="00D367CD">
      <w:pPr>
        <w:pStyle w:val="ListParagraph"/>
        <w:numPr>
          <w:ilvl w:val="0"/>
          <w:numId w:val="8"/>
        </w:numPr>
        <w:rPr>
          <w:sz w:val="24"/>
          <w:szCs w:val="24"/>
        </w:rPr>
      </w:pPr>
      <w:r w:rsidRPr="00E80D21">
        <w:rPr>
          <w:sz w:val="24"/>
          <w:szCs w:val="24"/>
        </w:rPr>
        <w:t xml:space="preserve">The user </w:t>
      </w:r>
      <w:r>
        <w:rPr>
          <w:sz w:val="24"/>
          <w:szCs w:val="24"/>
        </w:rPr>
        <w:t>shall</w:t>
      </w:r>
      <w:r w:rsidRPr="00E80D21">
        <w:rPr>
          <w:sz w:val="24"/>
          <w:szCs w:val="24"/>
        </w:rPr>
        <w:t xml:space="preserve"> be able to set the machine settings to match the pouch size</w:t>
      </w:r>
    </w:p>
    <w:p w14:paraId="3FF79094" w14:textId="77777777" w:rsidR="00D367CD" w:rsidRPr="00E80D21" w:rsidRDefault="00D367CD" w:rsidP="00D367CD">
      <w:pPr>
        <w:pStyle w:val="ListParagraph"/>
        <w:numPr>
          <w:ilvl w:val="0"/>
          <w:numId w:val="8"/>
        </w:numPr>
        <w:rPr>
          <w:sz w:val="24"/>
          <w:szCs w:val="24"/>
        </w:rPr>
      </w:pPr>
      <w:r w:rsidRPr="00E80D21">
        <w:rPr>
          <w:sz w:val="24"/>
          <w:szCs w:val="24"/>
        </w:rPr>
        <w:t xml:space="preserve">The user </w:t>
      </w:r>
      <w:r>
        <w:rPr>
          <w:sz w:val="24"/>
          <w:szCs w:val="24"/>
        </w:rPr>
        <w:t>shall</w:t>
      </w:r>
      <w:r w:rsidRPr="00E80D21">
        <w:rPr>
          <w:sz w:val="24"/>
          <w:szCs w:val="24"/>
        </w:rPr>
        <w:t xml:space="preserve"> be able to manually calibrate the flow rate</w:t>
      </w:r>
      <w:r>
        <w:rPr>
          <w:sz w:val="24"/>
          <w:szCs w:val="24"/>
        </w:rPr>
        <w:t xml:space="preserve"> for fine adjustment via manually adjusted compression of the filling tube</w:t>
      </w:r>
    </w:p>
    <w:p w14:paraId="17725A3B" w14:textId="77777777" w:rsidR="00D367CD" w:rsidRPr="00E80D21" w:rsidRDefault="00D367CD" w:rsidP="00D367CD">
      <w:pPr>
        <w:pStyle w:val="ListParagraph"/>
        <w:numPr>
          <w:ilvl w:val="0"/>
          <w:numId w:val="8"/>
        </w:numPr>
        <w:rPr>
          <w:sz w:val="24"/>
          <w:szCs w:val="24"/>
        </w:rPr>
      </w:pPr>
      <w:r>
        <w:rPr>
          <w:sz w:val="24"/>
          <w:szCs w:val="24"/>
        </w:rPr>
        <w:t>The user shall be able to calibrate the filling speed/flow rate of the pump to maximize efficiency</w:t>
      </w:r>
    </w:p>
    <w:p w14:paraId="406B7938" w14:textId="77777777" w:rsidR="005837FF" w:rsidRPr="00E80D21" w:rsidRDefault="005837FF" w:rsidP="005837FF">
      <w:pPr>
        <w:rPr>
          <w:b/>
          <w:bCs/>
          <w:sz w:val="24"/>
          <w:szCs w:val="24"/>
        </w:rPr>
      </w:pPr>
      <w:r w:rsidRPr="00E80D21">
        <w:rPr>
          <w:b/>
          <w:bCs/>
          <w:sz w:val="24"/>
          <w:szCs w:val="24"/>
        </w:rPr>
        <w:t>Usage Specifications</w:t>
      </w:r>
      <w:r>
        <w:rPr>
          <w:b/>
          <w:bCs/>
          <w:sz w:val="24"/>
          <w:szCs w:val="24"/>
        </w:rPr>
        <w:t xml:space="preserve"> (from user’s perspective)</w:t>
      </w:r>
    </w:p>
    <w:p w14:paraId="76162492" w14:textId="77777777" w:rsidR="005837FF" w:rsidRDefault="005837FF" w:rsidP="005837FF">
      <w:pPr>
        <w:pStyle w:val="ListParagraph"/>
        <w:numPr>
          <w:ilvl w:val="0"/>
          <w:numId w:val="8"/>
        </w:numPr>
        <w:rPr>
          <w:sz w:val="24"/>
          <w:szCs w:val="24"/>
        </w:rPr>
      </w:pPr>
      <w:r>
        <w:rPr>
          <w:sz w:val="24"/>
          <w:szCs w:val="24"/>
        </w:rPr>
        <w:t xml:space="preserve">The prototype </w:t>
      </w:r>
      <w:r w:rsidRPr="56A57FDC">
        <w:rPr>
          <w:sz w:val="24"/>
          <w:szCs w:val="24"/>
        </w:rPr>
        <w:t xml:space="preserve">shall be mobile so that it </w:t>
      </w:r>
      <w:r>
        <w:rPr>
          <w:sz w:val="24"/>
          <w:szCs w:val="24"/>
        </w:rPr>
        <w:t>can be moved to a new location with 2 or less people</w:t>
      </w:r>
    </w:p>
    <w:p w14:paraId="4A85DCF7" w14:textId="77777777" w:rsidR="005837FF" w:rsidRPr="00C8786C" w:rsidRDefault="005837FF" w:rsidP="005837FF">
      <w:pPr>
        <w:pStyle w:val="ListParagraph"/>
        <w:numPr>
          <w:ilvl w:val="1"/>
          <w:numId w:val="8"/>
        </w:numPr>
        <w:rPr>
          <w:sz w:val="24"/>
          <w:szCs w:val="24"/>
        </w:rPr>
      </w:pPr>
      <w:r w:rsidRPr="56A57FDC">
        <w:rPr>
          <w:sz w:val="24"/>
          <w:szCs w:val="24"/>
        </w:rPr>
        <w:t xml:space="preserve">The prototype </w:t>
      </w:r>
      <w:r>
        <w:rPr>
          <w:sz w:val="24"/>
          <w:szCs w:val="24"/>
        </w:rPr>
        <w:t>shall</w:t>
      </w:r>
      <w:r w:rsidRPr="56A57FDC">
        <w:rPr>
          <w:sz w:val="24"/>
          <w:szCs w:val="24"/>
        </w:rPr>
        <w:t xml:space="preserve"> weigh less than 440lb</w:t>
      </w:r>
    </w:p>
    <w:p w14:paraId="0C7AC72D" w14:textId="77777777" w:rsidR="005837FF" w:rsidRDefault="005837FF" w:rsidP="005837FF">
      <w:pPr>
        <w:pStyle w:val="ListParagraph"/>
        <w:numPr>
          <w:ilvl w:val="0"/>
          <w:numId w:val="8"/>
        </w:numPr>
        <w:rPr>
          <w:sz w:val="24"/>
          <w:szCs w:val="24"/>
        </w:rPr>
      </w:pPr>
      <w:r w:rsidRPr="00E80D21">
        <w:rPr>
          <w:sz w:val="24"/>
          <w:szCs w:val="24"/>
        </w:rPr>
        <w:t xml:space="preserve">The prototype shall be able to </w:t>
      </w:r>
      <w:del w:id="14" w:author="Ryan" w:date="2022-11-12T13:56:00Z">
        <w:r w:rsidRPr="00E80D21">
          <w:rPr>
            <w:sz w:val="24"/>
            <w:szCs w:val="24"/>
          </w:rPr>
          <w:delText xml:space="preserve">use </w:delText>
        </w:r>
      </w:del>
      <w:ins w:id="15" w:author="Ryan" w:date="2022-11-12T13:56:00Z">
        <w:r>
          <w:rPr>
            <w:sz w:val="24"/>
            <w:szCs w:val="24"/>
          </w:rPr>
          <w:t>fill</w:t>
        </w:r>
        <w:r w:rsidRPr="00E80D21">
          <w:rPr>
            <w:sz w:val="24"/>
            <w:szCs w:val="24"/>
          </w:rPr>
          <w:t xml:space="preserve"> </w:t>
        </w:r>
      </w:ins>
      <w:r w:rsidRPr="00E80D21">
        <w:rPr>
          <w:sz w:val="24"/>
          <w:szCs w:val="24"/>
        </w:rPr>
        <w:t xml:space="preserve">both 750mL and 1.5L </w:t>
      </w:r>
      <w:proofErr w:type="spellStart"/>
      <w:r w:rsidRPr="00E80D21">
        <w:rPr>
          <w:sz w:val="24"/>
          <w:szCs w:val="24"/>
        </w:rPr>
        <w:t>Astrapouch</w:t>
      </w:r>
      <w:proofErr w:type="spellEnd"/>
      <w:r w:rsidRPr="00E80D21">
        <w:rPr>
          <w:sz w:val="24"/>
          <w:szCs w:val="24"/>
        </w:rPr>
        <w:t xml:space="preserve"> pouches</w:t>
      </w:r>
    </w:p>
    <w:p w14:paraId="5D37BBD9" w14:textId="77777777" w:rsidR="005837FF" w:rsidRPr="00CC2A83" w:rsidRDefault="005837FF" w:rsidP="005837FF">
      <w:pPr>
        <w:pStyle w:val="ListParagraph"/>
        <w:numPr>
          <w:ilvl w:val="0"/>
          <w:numId w:val="8"/>
        </w:numPr>
        <w:rPr>
          <w:sz w:val="24"/>
          <w:szCs w:val="24"/>
        </w:rPr>
      </w:pPr>
      <w:r w:rsidRPr="00BD5C52">
        <w:rPr>
          <w:sz w:val="24"/>
          <w:szCs w:val="24"/>
        </w:rPr>
        <w:t xml:space="preserve">The user </w:t>
      </w:r>
      <w:r w:rsidRPr="56A57FDC">
        <w:rPr>
          <w:sz w:val="24"/>
          <w:szCs w:val="24"/>
        </w:rPr>
        <w:t>shall</w:t>
      </w:r>
      <w:r w:rsidRPr="00BD5C52">
        <w:rPr>
          <w:sz w:val="24"/>
          <w:szCs w:val="24"/>
        </w:rPr>
        <w:t xml:space="preserve"> be able to load a pouch into the machine and </w:t>
      </w:r>
      <w:r>
        <w:rPr>
          <w:sz w:val="24"/>
          <w:szCs w:val="24"/>
        </w:rPr>
        <w:t>t</w:t>
      </w:r>
      <w:r w:rsidRPr="00BD5C52">
        <w:rPr>
          <w:sz w:val="24"/>
          <w:szCs w:val="24"/>
        </w:rPr>
        <w:t xml:space="preserve">he machine </w:t>
      </w:r>
      <w:r w:rsidRPr="56A57FDC">
        <w:rPr>
          <w:sz w:val="24"/>
          <w:szCs w:val="24"/>
        </w:rPr>
        <w:t>shall</w:t>
      </w:r>
      <w:r w:rsidRPr="00BD5C52">
        <w:rPr>
          <w:sz w:val="24"/>
          <w:szCs w:val="24"/>
        </w:rPr>
        <w:t xml:space="preserve"> </w:t>
      </w:r>
      <w:r>
        <w:rPr>
          <w:sz w:val="24"/>
          <w:szCs w:val="24"/>
        </w:rPr>
        <w:t>indicate the pouch has been loaded and is ready for filling</w:t>
      </w:r>
    </w:p>
    <w:p w14:paraId="3E2E5E01" w14:textId="77777777" w:rsidR="005837FF" w:rsidRDefault="005837FF" w:rsidP="005837FF">
      <w:pPr>
        <w:pStyle w:val="ListParagraph"/>
        <w:numPr>
          <w:ilvl w:val="0"/>
          <w:numId w:val="8"/>
        </w:numPr>
        <w:rPr>
          <w:sz w:val="24"/>
          <w:szCs w:val="24"/>
        </w:rPr>
      </w:pPr>
      <w:r w:rsidRPr="6E5C74F8">
        <w:rPr>
          <w:sz w:val="24"/>
          <w:szCs w:val="24"/>
        </w:rPr>
        <w:t xml:space="preserve">The prototype </w:t>
      </w:r>
      <w:r>
        <w:rPr>
          <w:sz w:val="24"/>
          <w:szCs w:val="24"/>
        </w:rPr>
        <w:t>shall</w:t>
      </w:r>
      <w:r w:rsidRPr="6E5C74F8">
        <w:rPr>
          <w:sz w:val="24"/>
          <w:szCs w:val="24"/>
        </w:rPr>
        <w:t xml:space="preserve"> automatically open the pouch with N</w:t>
      </w:r>
      <w:r w:rsidRPr="6E5C74F8">
        <w:rPr>
          <w:sz w:val="24"/>
          <w:szCs w:val="24"/>
          <w:vertAlign w:val="subscript"/>
        </w:rPr>
        <w:t>2</w:t>
      </w:r>
      <w:r w:rsidRPr="6E5C74F8">
        <w:rPr>
          <w:sz w:val="24"/>
          <w:szCs w:val="24"/>
        </w:rPr>
        <w:t xml:space="preserve"> gas</w:t>
      </w:r>
    </w:p>
    <w:p w14:paraId="13D934F7" w14:textId="77777777" w:rsidR="005837FF" w:rsidRDefault="005837FF" w:rsidP="005837FF">
      <w:pPr>
        <w:pStyle w:val="ListParagraph"/>
        <w:numPr>
          <w:ilvl w:val="1"/>
          <w:numId w:val="8"/>
        </w:numPr>
        <w:rPr>
          <w:sz w:val="24"/>
          <w:szCs w:val="24"/>
        </w:rPr>
      </w:pPr>
      <w:r w:rsidRPr="5CF5A72D">
        <w:rPr>
          <w:sz w:val="24"/>
          <w:szCs w:val="24"/>
        </w:rPr>
        <w:t xml:space="preserve">A puff of gas </w:t>
      </w:r>
      <w:r>
        <w:rPr>
          <w:sz w:val="24"/>
          <w:szCs w:val="24"/>
        </w:rPr>
        <w:t>shall</w:t>
      </w:r>
      <w:r w:rsidRPr="5CF5A72D">
        <w:rPr>
          <w:sz w:val="24"/>
          <w:szCs w:val="24"/>
        </w:rPr>
        <w:t xml:space="preserve"> be released to </w:t>
      </w:r>
      <w:r>
        <w:rPr>
          <w:sz w:val="24"/>
          <w:szCs w:val="24"/>
        </w:rPr>
        <w:t>fill pouch with N</w:t>
      </w:r>
      <w:r>
        <w:rPr>
          <w:sz w:val="24"/>
          <w:szCs w:val="24"/>
          <w:vertAlign w:val="subscript"/>
        </w:rPr>
        <w:t>2</w:t>
      </w:r>
      <w:r w:rsidRPr="5CF5A72D">
        <w:rPr>
          <w:sz w:val="24"/>
          <w:szCs w:val="24"/>
        </w:rPr>
        <w:t xml:space="preserve"> (Testing will be done to quantify time</w:t>
      </w:r>
      <w:r>
        <w:rPr>
          <w:sz w:val="24"/>
          <w:szCs w:val="24"/>
        </w:rPr>
        <w:t>, given the flowrate of gas</w:t>
      </w:r>
      <w:r w:rsidRPr="56A57FDC">
        <w:rPr>
          <w:sz w:val="24"/>
          <w:szCs w:val="24"/>
        </w:rPr>
        <w:t xml:space="preserve"> and volume of pouch</w:t>
      </w:r>
      <w:r w:rsidRPr="5CF5A72D">
        <w:rPr>
          <w:sz w:val="24"/>
          <w:szCs w:val="24"/>
        </w:rPr>
        <w:t>)</w:t>
      </w:r>
    </w:p>
    <w:p w14:paraId="0ED1B117" w14:textId="77777777" w:rsidR="005837FF" w:rsidRDefault="005837FF" w:rsidP="005837FF">
      <w:pPr>
        <w:pStyle w:val="ListParagraph"/>
        <w:numPr>
          <w:ilvl w:val="1"/>
          <w:numId w:val="8"/>
        </w:numPr>
        <w:rPr>
          <w:sz w:val="24"/>
          <w:szCs w:val="24"/>
        </w:rPr>
      </w:pPr>
      <w:r w:rsidRPr="56A57FDC">
        <w:rPr>
          <w:sz w:val="24"/>
          <w:szCs w:val="24"/>
        </w:rPr>
        <w:t>Approximately 3 psi or adjustable valve shall be used to puff pouches</w:t>
      </w:r>
    </w:p>
    <w:p w14:paraId="1D836C2A" w14:textId="77777777" w:rsidR="005837FF" w:rsidRPr="00E80D21" w:rsidRDefault="005837FF" w:rsidP="005837FF">
      <w:pPr>
        <w:pStyle w:val="ListParagraph"/>
        <w:numPr>
          <w:ilvl w:val="0"/>
          <w:numId w:val="8"/>
        </w:numPr>
        <w:rPr>
          <w:sz w:val="24"/>
          <w:szCs w:val="24"/>
        </w:rPr>
      </w:pPr>
      <w:r w:rsidRPr="6E5C74F8">
        <w:rPr>
          <w:sz w:val="24"/>
          <w:szCs w:val="24"/>
        </w:rPr>
        <w:t xml:space="preserve">The prototype </w:t>
      </w:r>
      <w:r>
        <w:rPr>
          <w:sz w:val="24"/>
          <w:szCs w:val="24"/>
        </w:rPr>
        <w:t>shall</w:t>
      </w:r>
      <w:r w:rsidRPr="6E5C74F8">
        <w:rPr>
          <w:sz w:val="24"/>
          <w:szCs w:val="24"/>
        </w:rPr>
        <w:t xml:space="preserve"> have less than 1% spillage (no spillage is ideal)</w:t>
      </w:r>
    </w:p>
    <w:p w14:paraId="55D9528F" w14:textId="77777777" w:rsidR="005837FF" w:rsidRDefault="005837FF" w:rsidP="005837FF">
      <w:pPr>
        <w:pStyle w:val="ListParagraph"/>
        <w:numPr>
          <w:ilvl w:val="1"/>
          <w:numId w:val="8"/>
        </w:numPr>
        <w:rPr>
          <w:sz w:val="24"/>
          <w:szCs w:val="24"/>
        </w:rPr>
      </w:pPr>
      <w:r w:rsidRPr="6E5C74F8">
        <w:rPr>
          <w:sz w:val="24"/>
          <w:szCs w:val="24"/>
        </w:rPr>
        <w:t xml:space="preserve">Spillage </w:t>
      </w:r>
      <w:r>
        <w:rPr>
          <w:sz w:val="24"/>
          <w:szCs w:val="24"/>
        </w:rPr>
        <w:t>shall</w:t>
      </w:r>
      <w:r w:rsidRPr="6E5C74F8">
        <w:rPr>
          <w:sz w:val="24"/>
          <w:szCs w:val="24"/>
        </w:rPr>
        <w:t xml:space="preserve"> be measured during testing. The percentage </w:t>
      </w:r>
      <w:r>
        <w:rPr>
          <w:sz w:val="24"/>
          <w:szCs w:val="24"/>
        </w:rPr>
        <w:t>shall</w:t>
      </w:r>
      <w:r w:rsidRPr="6E5C74F8">
        <w:rPr>
          <w:sz w:val="24"/>
          <w:szCs w:val="24"/>
        </w:rPr>
        <w:t xml:space="preserve"> be a ratio of the number of pouches that experience spillage to the total number of pouches</w:t>
      </w:r>
    </w:p>
    <w:p w14:paraId="0D4126D9" w14:textId="77777777" w:rsidR="005837FF" w:rsidRDefault="005837FF" w:rsidP="005837FF">
      <w:pPr>
        <w:pStyle w:val="ListParagraph"/>
        <w:numPr>
          <w:ilvl w:val="0"/>
          <w:numId w:val="8"/>
        </w:numPr>
        <w:rPr>
          <w:sz w:val="24"/>
          <w:szCs w:val="24"/>
        </w:rPr>
      </w:pPr>
      <w:r>
        <w:rPr>
          <w:sz w:val="24"/>
          <w:szCs w:val="24"/>
        </w:rPr>
        <w:t xml:space="preserve">The prototype shall orient the cap so that the </w:t>
      </w:r>
      <w:r w:rsidRPr="56A57FDC">
        <w:rPr>
          <w:sz w:val="24"/>
          <w:szCs w:val="24"/>
        </w:rPr>
        <w:t>cap</w:t>
      </w:r>
      <w:r>
        <w:rPr>
          <w:sz w:val="24"/>
          <w:szCs w:val="24"/>
        </w:rPr>
        <w:t xml:space="preserve"> faces downward and then apply pressure to snap the cap onto the pouch</w:t>
      </w:r>
    </w:p>
    <w:p w14:paraId="177BFFB8" w14:textId="77777777" w:rsidR="005837FF" w:rsidRPr="00E80D21" w:rsidRDefault="005837FF" w:rsidP="005837FF">
      <w:pPr>
        <w:pStyle w:val="ListParagraph"/>
        <w:numPr>
          <w:ilvl w:val="0"/>
          <w:numId w:val="8"/>
        </w:numPr>
        <w:rPr>
          <w:sz w:val="24"/>
          <w:szCs w:val="24"/>
        </w:rPr>
      </w:pPr>
      <w:r w:rsidRPr="6E5C74F8">
        <w:rPr>
          <w:sz w:val="24"/>
          <w:szCs w:val="24"/>
        </w:rPr>
        <w:t xml:space="preserve">The machine </w:t>
      </w:r>
      <w:r>
        <w:rPr>
          <w:sz w:val="24"/>
          <w:szCs w:val="24"/>
        </w:rPr>
        <w:t>shall</w:t>
      </w:r>
      <w:r w:rsidRPr="6E5C74F8">
        <w:rPr>
          <w:sz w:val="24"/>
          <w:szCs w:val="24"/>
        </w:rPr>
        <w:t xml:space="preserve"> confirm a </w:t>
      </w:r>
      <w:r>
        <w:rPr>
          <w:sz w:val="24"/>
          <w:szCs w:val="24"/>
        </w:rPr>
        <w:t>cap</w:t>
      </w:r>
      <w:r w:rsidRPr="6E5C74F8">
        <w:rPr>
          <w:sz w:val="24"/>
          <w:szCs w:val="24"/>
        </w:rPr>
        <w:t xml:space="preserve"> is attached in correct orientation before offloading the pouch</w:t>
      </w:r>
    </w:p>
    <w:p w14:paraId="0B0DE1C1" w14:textId="7C132577" w:rsidR="005837FF" w:rsidRPr="006744C0" w:rsidRDefault="00C45640" w:rsidP="005837FF">
      <w:pPr>
        <w:pStyle w:val="ListParagraph"/>
        <w:numPr>
          <w:ilvl w:val="0"/>
          <w:numId w:val="8"/>
        </w:numPr>
        <w:rPr>
          <w:sz w:val="24"/>
          <w:szCs w:val="24"/>
        </w:rPr>
      </w:pPr>
      <w:r>
        <w:rPr>
          <w:noProof/>
          <w:sz w:val="24"/>
          <w:szCs w:val="24"/>
        </w:rPr>
        <mc:AlternateContent>
          <mc:Choice Requires="wpi">
            <w:drawing>
              <wp:anchor distT="0" distB="0" distL="114300" distR="114300" simplePos="0" relativeHeight="251866112" behindDoc="0" locked="0" layoutInCell="1" allowOverlap="1" wp14:anchorId="05914E87" wp14:editId="5BCCA45F">
                <wp:simplePos x="0" y="0"/>
                <wp:positionH relativeFrom="column">
                  <wp:posOffset>4229940</wp:posOffset>
                </wp:positionH>
                <wp:positionV relativeFrom="paragraph">
                  <wp:posOffset>268375</wp:posOffset>
                </wp:positionV>
                <wp:extent cx="110160" cy="154440"/>
                <wp:effectExtent l="38100" t="38100" r="42545" b="36195"/>
                <wp:wrapNone/>
                <wp:docPr id="217" name="Ink 217"/>
                <wp:cNvGraphicFramePr/>
                <a:graphic xmlns:a="http://schemas.openxmlformats.org/drawingml/2006/main">
                  <a:graphicData uri="http://schemas.microsoft.com/office/word/2010/wordprocessingInk">
                    <w14:contentPart bwMode="auto" r:id="rId47">
                      <w14:nvContentPartPr>
                        <w14:cNvContentPartPr/>
                      </w14:nvContentPartPr>
                      <w14:xfrm>
                        <a:off x="0" y="0"/>
                        <a:ext cx="110160" cy="154440"/>
                      </w14:xfrm>
                    </w14:contentPart>
                  </a:graphicData>
                </a:graphic>
              </wp:anchor>
            </w:drawing>
          </mc:Choice>
          <mc:Fallback>
            <w:pict>
              <v:shape w14:anchorId="36CDF6CF" id="Ink 217" o:spid="_x0000_s1026" type="#_x0000_t75" style="position:absolute;margin-left:332.7pt;margin-top:20.8pt;width:9.35pt;height:12.8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">
                <v:imagedata r:id="rId48" o:title=""/>
              </v:shape>
            </w:pict>
          </mc:Fallback>
        </mc:AlternateContent>
      </w:r>
      <w:r w:rsidR="005837FF" w:rsidRPr="03B64C34">
        <w:rPr>
          <w:sz w:val="24"/>
          <w:szCs w:val="24"/>
        </w:rPr>
        <w:t xml:space="preserve">The prototype </w:t>
      </w:r>
      <w:r w:rsidR="005837FF">
        <w:rPr>
          <w:sz w:val="24"/>
          <w:szCs w:val="24"/>
        </w:rPr>
        <w:t>shall</w:t>
      </w:r>
      <w:r w:rsidR="005837FF" w:rsidRPr="03B64C34">
        <w:rPr>
          <w:sz w:val="24"/>
          <w:szCs w:val="24"/>
        </w:rPr>
        <w:t xml:space="preserve"> </w:t>
      </w:r>
      <w:r w:rsidR="005837FF">
        <w:rPr>
          <w:sz w:val="24"/>
          <w:szCs w:val="24"/>
        </w:rPr>
        <w:t>release the pouch into a contained offloading area where it may be picked up for boxing by the user</w:t>
      </w:r>
    </w:p>
    <w:p w14:paraId="2E9A6D86" w14:textId="2555A8EC" w:rsidR="005837FF" w:rsidRDefault="00C45640" w:rsidP="005837FF">
      <w:pPr>
        <w:pStyle w:val="ListParagraph"/>
        <w:numPr>
          <w:ilvl w:val="0"/>
          <w:numId w:val="8"/>
        </w:numPr>
        <w:rPr>
          <w:sz w:val="24"/>
          <w:szCs w:val="24"/>
        </w:rPr>
      </w:pPr>
      <w:r>
        <w:rPr>
          <w:noProof/>
          <w:sz w:val="24"/>
          <w:szCs w:val="24"/>
        </w:rPr>
        <mc:AlternateContent>
          <mc:Choice Requires="wpi">
            <w:drawing>
              <wp:anchor distT="0" distB="0" distL="114300" distR="114300" simplePos="0" relativeHeight="251865088" behindDoc="0" locked="0" layoutInCell="1" allowOverlap="1" wp14:anchorId="623E1C95" wp14:editId="4D317963">
                <wp:simplePos x="0" y="0"/>
                <wp:positionH relativeFrom="column">
                  <wp:posOffset>4224900</wp:posOffset>
                </wp:positionH>
                <wp:positionV relativeFrom="paragraph">
                  <wp:posOffset>145720</wp:posOffset>
                </wp:positionV>
                <wp:extent cx="71640" cy="112680"/>
                <wp:effectExtent l="38100" t="38100" r="43180" b="40005"/>
                <wp:wrapNone/>
                <wp:docPr id="216" name="Ink 216"/>
                <wp:cNvGraphicFramePr/>
                <a:graphic xmlns:a="http://schemas.openxmlformats.org/drawingml/2006/main">
                  <a:graphicData uri="http://schemas.microsoft.com/office/word/2010/wordprocessingInk">
                    <w14:contentPart bwMode="auto" r:id="rId49">
                      <w14:nvContentPartPr>
                        <w14:cNvContentPartPr/>
                      </w14:nvContentPartPr>
                      <w14:xfrm>
                        <a:off x="0" y="0"/>
                        <a:ext cx="71640" cy="112680"/>
                      </w14:xfrm>
                    </w14:contentPart>
                  </a:graphicData>
                </a:graphic>
              </wp:anchor>
            </w:drawing>
          </mc:Choice>
          <mc:Fallback>
            <w:pict>
              <v:shape w14:anchorId="7797C5DA" id="Ink 216" o:spid="_x0000_s1026" type="#_x0000_t75" style="position:absolute;margin-left:332.3pt;margin-top:11.1pt;width:6.35pt;height:9.5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">
                <v:imagedata r:id="rId50" o:title=""/>
              </v:shape>
            </w:pict>
          </mc:Fallback>
        </mc:AlternateContent>
      </w:r>
      <w:r w:rsidR="005837FF" w:rsidRPr="6E5C74F8">
        <w:rPr>
          <w:sz w:val="24"/>
          <w:szCs w:val="24"/>
        </w:rPr>
        <w:t xml:space="preserve">The prototype </w:t>
      </w:r>
      <w:r w:rsidR="005837FF">
        <w:rPr>
          <w:sz w:val="24"/>
          <w:szCs w:val="24"/>
        </w:rPr>
        <w:t>shall have a means of detecting and displaying fault/error message</w:t>
      </w:r>
      <w:r w:rsidR="005837FF" w:rsidRPr="6E5C74F8">
        <w:rPr>
          <w:sz w:val="24"/>
          <w:szCs w:val="24"/>
        </w:rPr>
        <w:t xml:space="preserve"> </w:t>
      </w:r>
      <w:r w:rsidR="005837FF">
        <w:rPr>
          <w:sz w:val="24"/>
          <w:szCs w:val="24"/>
        </w:rPr>
        <w:t>to the user</w:t>
      </w:r>
    </w:p>
    <w:p w14:paraId="453535B9" w14:textId="1A1F1728" w:rsidR="005837FF" w:rsidRDefault="005837FF" w:rsidP="005837FF">
      <w:pPr>
        <w:pStyle w:val="ListParagraph"/>
        <w:numPr>
          <w:ilvl w:val="0"/>
          <w:numId w:val="8"/>
        </w:numPr>
        <w:rPr>
          <w:sz w:val="24"/>
          <w:szCs w:val="24"/>
        </w:rPr>
      </w:pPr>
      <w:r w:rsidRPr="6E032457">
        <w:rPr>
          <w:sz w:val="24"/>
          <w:szCs w:val="24"/>
        </w:rPr>
        <w:t>The prototype shall have an emergency off-switch</w:t>
      </w:r>
      <w:r>
        <w:rPr>
          <w:sz w:val="24"/>
          <w:szCs w:val="24"/>
        </w:rPr>
        <w:t xml:space="preserve"> that cuts power to the entire system</w:t>
      </w:r>
    </w:p>
    <w:p w14:paraId="1FD1D256" w14:textId="66761E84" w:rsidR="002E7154" w:rsidRPr="0070569C" w:rsidRDefault="006A2BA4" w:rsidP="002E7154">
      <w:pPr>
        <w:pStyle w:val="ListParagraph"/>
        <w:numPr>
          <w:ilvl w:val="0"/>
          <w:numId w:val="8"/>
        </w:numPr>
        <w:rPr>
          <w:sz w:val="24"/>
          <w:szCs w:val="24"/>
        </w:rPr>
      </w:pPr>
      <w:r>
        <w:rPr>
          <w:noProof/>
          <w:sz w:val="24"/>
          <w:szCs w:val="24"/>
        </w:rPr>
        <mc:AlternateContent>
          <mc:Choice Requires="wpi">
            <w:drawing>
              <wp:anchor distT="0" distB="0" distL="114300" distR="114300" simplePos="0" relativeHeight="251883520" behindDoc="0" locked="0" layoutInCell="1" allowOverlap="1" wp14:anchorId="5A03A0DF" wp14:editId="316AD256">
                <wp:simplePos x="0" y="0"/>
                <wp:positionH relativeFrom="column">
                  <wp:posOffset>2586355</wp:posOffset>
                </wp:positionH>
                <wp:positionV relativeFrom="paragraph">
                  <wp:posOffset>219075</wp:posOffset>
                </wp:positionV>
                <wp:extent cx="1110630" cy="219715"/>
                <wp:effectExtent l="38100" t="38100" r="13335" b="46990"/>
                <wp:wrapNone/>
                <wp:docPr id="234" name="Ink 234"/>
                <wp:cNvGraphicFramePr/>
                <a:graphic xmlns:a="http://schemas.openxmlformats.org/drawingml/2006/main">
                  <a:graphicData uri="http://schemas.microsoft.com/office/word/2010/wordprocessingInk">
                    <w14:contentPart bwMode="auto" r:id="rId51">
                      <w14:nvContentPartPr>
                        <w14:cNvContentPartPr/>
                      </w14:nvContentPartPr>
                      <w14:xfrm>
                        <a:off x="0" y="0"/>
                        <a:ext cx="1110630" cy="219715"/>
                      </w14:xfrm>
                    </w14:contentPart>
                  </a:graphicData>
                </a:graphic>
              </wp:anchor>
            </w:drawing>
          </mc:Choice>
          <mc:Fallback>
            <w:pict>
              <v:shape w14:anchorId="1CA08E19" id="Ink 234" o:spid="_x0000_s1026" type="#_x0000_t75" style="position:absolute;margin-left:203.3pt;margin-top:16.9pt;width:88.15pt;height:18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">
                <v:imagedata r:id="rId52" o:title=""/>
              </v:shape>
            </w:pict>
          </mc:Fallback>
        </mc:AlternateContent>
      </w:r>
      <w:r>
        <w:rPr>
          <w:noProof/>
          <w:sz w:val="24"/>
          <w:szCs w:val="24"/>
        </w:rPr>
        <mc:AlternateContent>
          <mc:Choice Requires="wpi">
            <w:drawing>
              <wp:anchor distT="0" distB="0" distL="114300" distR="114300" simplePos="0" relativeHeight="251873280" behindDoc="0" locked="0" layoutInCell="1" allowOverlap="1" wp14:anchorId="0881E39F" wp14:editId="085354CC">
                <wp:simplePos x="0" y="0"/>
                <wp:positionH relativeFrom="column">
                  <wp:posOffset>1398905</wp:posOffset>
                </wp:positionH>
                <wp:positionV relativeFrom="paragraph">
                  <wp:posOffset>221615</wp:posOffset>
                </wp:positionV>
                <wp:extent cx="671995" cy="357505"/>
                <wp:effectExtent l="38100" t="38100" r="13970" b="42545"/>
                <wp:wrapNone/>
                <wp:docPr id="224" name="Ink 224"/>
                <wp:cNvGraphicFramePr/>
                <a:graphic xmlns:a="http://schemas.openxmlformats.org/drawingml/2006/main">
                  <a:graphicData uri="http://schemas.microsoft.com/office/word/2010/wordprocessingInk">
                    <w14:contentPart bwMode="auto" r:id="rId53">
                      <w14:nvContentPartPr>
                        <w14:cNvContentPartPr/>
                      </w14:nvContentPartPr>
                      <w14:xfrm>
                        <a:off x="0" y="0"/>
                        <a:ext cx="671995" cy="357505"/>
                      </w14:xfrm>
                    </w14:contentPart>
                  </a:graphicData>
                </a:graphic>
              </wp:anchor>
            </w:drawing>
          </mc:Choice>
          <mc:Fallback>
            <w:pict>
              <v:shape w14:anchorId="74609F54" id="Ink 224" o:spid="_x0000_s1026" type="#_x0000_t75" style="position:absolute;margin-left:109.8pt;margin-top:17.1pt;width:53.6pt;height:28.8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">
                <v:imagedata r:id="rId54" o:title=""/>
              </v:shape>
            </w:pict>
          </mc:Fallback>
        </mc:AlternateContent>
      </w:r>
      <w:r w:rsidR="002E7154">
        <w:rPr>
          <w:sz w:val="24"/>
          <w:szCs w:val="24"/>
        </w:rPr>
        <w:t>The prototype shall include a manual detailing instruction for operation and maintenance</w:t>
      </w:r>
    </w:p>
    <w:p w14:paraId="0D9DC7BE" w14:textId="567ED3A3" w:rsidR="005837FF" w:rsidRDefault="005837FF" w:rsidP="005837FF">
      <w:pPr>
        <w:pStyle w:val="ListParagraph"/>
        <w:numPr>
          <w:ilvl w:val="0"/>
          <w:numId w:val="5"/>
        </w:numPr>
        <w:spacing w:before="240"/>
        <w:rPr>
          <w:sz w:val="24"/>
          <w:szCs w:val="24"/>
        </w:rPr>
      </w:pPr>
      <w:r w:rsidRPr="00E80D21">
        <w:rPr>
          <w:sz w:val="24"/>
          <w:szCs w:val="24"/>
        </w:rPr>
        <w:t xml:space="preserve">The prototype </w:t>
      </w:r>
      <w:r>
        <w:rPr>
          <w:sz w:val="24"/>
          <w:szCs w:val="24"/>
        </w:rPr>
        <w:t>may</w:t>
      </w:r>
      <w:r w:rsidRPr="5CF5A72D">
        <w:rPr>
          <w:sz w:val="24"/>
          <w:szCs w:val="24"/>
        </w:rPr>
        <w:t xml:space="preserve"> produce more than 250 pouches every 1.5 hours</w:t>
      </w:r>
    </w:p>
    <w:p w14:paraId="71ACA7B6" w14:textId="43E6F04E" w:rsidR="005837FF" w:rsidRPr="005837FF" w:rsidRDefault="005837FF" w:rsidP="005837FF">
      <w:pPr>
        <w:pStyle w:val="ListParagraph"/>
        <w:numPr>
          <w:ilvl w:val="1"/>
          <w:numId w:val="5"/>
        </w:numPr>
        <w:spacing w:before="240"/>
        <w:rPr>
          <w:ins w:id="16" w:author="Ryan" w:date="2022-11-12T12:03:00Z"/>
          <w:sz w:val="24"/>
          <w:szCs w:val="24"/>
        </w:rPr>
      </w:pPr>
      <w:r w:rsidRPr="005837FF">
        <w:rPr>
          <w:sz w:val="24"/>
          <w:szCs w:val="24"/>
        </w:rPr>
        <w:t>Maximize flowrate and machine efficiency to maximize output</w:t>
      </w:r>
    </w:p>
    <w:p w14:paraId="07AAF778" w14:textId="77777777" w:rsidR="005837FF" w:rsidRPr="00ED5162" w:rsidRDefault="005837FF" w:rsidP="005837FF">
      <w:pPr>
        <w:spacing w:before="240"/>
        <w:rPr>
          <w:sz w:val="24"/>
          <w:szCs w:val="24"/>
        </w:rPr>
      </w:pPr>
      <w:r w:rsidRPr="00E80D21">
        <w:rPr>
          <w:b/>
          <w:bCs/>
          <w:sz w:val="24"/>
          <w:szCs w:val="24"/>
        </w:rPr>
        <w:t>Materials and Cost Requirements:</w:t>
      </w:r>
    </w:p>
    <w:p w14:paraId="44E45DEE" w14:textId="77777777" w:rsidR="005837FF" w:rsidRPr="00E80D21" w:rsidRDefault="005837FF" w:rsidP="005837FF">
      <w:pPr>
        <w:pStyle w:val="ListParagraph"/>
        <w:numPr>
          <w:ilvl w:val="0"/>
          <w:numId w:val="6"/>
        </w:numPr>
        <w:rPr>
          <w:sz w:val="24"/>
          <w:szCs w:val="24"/>
        </w:rPr>
      </w:pPr>
      <w:r w:rsidRPr="03B64C34">
        <w:rPr>
          <w:sz w:val="24"/>
          <w:szCs w:val="24"/>
        </w:rPr>
        <w:t xml:space="preserve">The prototype </w:t>
      </w:r>
      <w:r>
        <w:rPr>
          <w:sz w:val="24"/>
          <w:szCs w:val="24"/>
        </w:rPr>
        <w:t>shall</w:t>
      </w:r>
      <w:r w:rsidRPr="03B64C34">
        <w:rPr>
          <w:sz w:val="24"/>
          <w:szCs w:val="24"/>
        </w:rPr>
        <w:t xml:space="preserve"> not exceed a cost of $30,000 while meeting all requirements in this document.</w:t>
      </w:r>
    </w:p>
    <w:p w14:paraId="07F45B2A" w14:textId="77777777" w:rsidR="005837FF" w:rsidRPr="00E80D21" w:rsidRDefault="005837FF" w:rsidP="005837FF">
      <w:pPr>
        <w:rPr>
          <w:b/>
          <w:bCs/>
          <w:sz w:val="24"/>
          <w:szCs w:val="24"/>
        </w:rPr>
      </w:pPr>
      <w:r w:rsidRPr="00E80D21">
        <w:rPr>
          <w:b/>
          <w:bCs/>
          <w:sz w:val="24"/>
          <w:szCs w:val="24"/>
        </w:rPr>
        <w:t>Use of Additional Equipment</w:t>
      </w:r>
    </w:p>
    <w:p w14:paraId="445A1CB8" w14:textId="49921FA5" w:rsidR="005837FF" w:rsidRPr="00E80D21" w:rsidRDefault="00AA52DC" w:rsidP="005837FF">
      <w:pPr>
        <w:pStyle w:val="ListParagraph"/>
        <w:numPr>
          <w:ilvl w:val="0"/>
          <w:numId w:val="7"/>
        </w:numPr>
        <w:spacing w:before="240"/>
        <w:rPr>
          <w:sz w:val="24"/>
          <w:szCs w:val="24"/>
        </w:rPr>
      </w:pPr>
      <w:r>
        <w:rPr>
          <w:noProof/>
          <w:sz w:val="24"/>
          <w:szCs w:val="24"/>
        </w:rPr>
        <mc:AlternateContent>
          <mc:Choice Requires="wpi">
            <w:drawing>
              <wp:anchor distT="0" distB="0" distL="114300" distR="114300" simplePos="0" relativeHeight="251904000" behindDoc="0" locked="0" layoutInCell="1" allowOverlap="1" wp14:anchorId="0D5411AC" wp14:editId="64DB97E4">
                <wp:simplePos x="0" y="0"/>
                <wp:positionH relativeFrom="column">
                  <wp:posOffset>3451225</wp:posOffset>
                </wp:positionH>
                <wp:positionV relativeFrom="paragraph">
                  <wp:posOffset>-582930</wp:posOffset>
                </wp:positionV>
                <wp:extent cx="1415735" cy="870585"/>
                <wp:effectExtent l="38100" t="38100" r="32385" b="43815"/>
                <wp:wrapNone/>
                <wp:docPr id="254" name="Ink 254"/>
                <wp:cNvGraphicFramePr/>
                <a:graphic xmlns:a="http://schemas.openxmlformats.org/drawingml/2006/main">
                  <a:graphicData uri="http://schemas.microsoft.com/office/word/2010/wordprocessingInk">
                    <w14:contentPart bwMode="auto" r:id="rId55">
                      <w14:nvContentPartPr>
                        <w14:cNvContentPartPr/>
                      </w14:nvContentPartPr>
                      <w14:xfrm>
                        <a:off x="0" y="0"/>
                        <a:ext cx="1415735" cy="870585"/>
                      </w14:xfrm>
                    </w14:contentPart>
                  </a:graphicData>
                </a:graphic>
              </wp:anchor>
            </w:drawing>
          </mc:Choice>
          <mc:Fallback>
            <w:pict>
              <v:shape w14:anchorId="0B995BC2" id="Ink 254" o:spid="_x0000_s1026" type="#_x0000_t75" style="position:absolute;margin-left:271.4pt;margin-top:-46.25pt;width:112.2pt;height:69.2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">
                <v:imagedata r:id="rId56" o:title=""/>
              </v:shape>
            </w:pict>
          </mc:Fallback>
        </mc:AlternateContent>
      </w:r>
      <w:r>
        <w:rPr>
          <w:noProof/>
          <w:sz w:val="24"/>
          <w:szCs w:val="24"/>
        </w:rPr>
        <mc:AlternateContent>
          <mc:Choice Requires="wpi">
            <w:drawing>
              <wp:anchor distT="0" distB="0" distL="114300" distR="114300" simplePos="0" relativeHeight="251891712" behindDoc="0" locked="0" layoutInCell="1" allowOverlap="1" wp14:anchorId="6946BC3C" wp14:editId="7F09FA1D">
                <wp:simplePos x="0" y="0"/>
                <wp:positionH relativeFrom="column">
                  <wp:posOffset>5264785</wp:posOffset>
                </wp:positionH>
                <wp:positionV relativeFrom="paragraph">
                  <wp:posOffset>-304800</wp:posOffset>
                </wp:positionV>
                <wp:extent cx="555070" cy="443865"/>
                <wp:effectExtent l="38100" t="38100" r="35560" b="32385"/>
                <wp:wrapNone/>
                <wp:docPr id="242" name="Ink 242"/>
                <wp:cNvGraphicFramePr/>
                <a:graphic xmlns:a="http://schemas.openxmlformats.org/drawingml/2006/main">
                  <a:graphicData uri="http://schemas.microsoft.com/office/word/2010/wordprocessingInk">
                    <w14:contentPart bwMode="auto" r:id="rId57">
                      <w14:nvContentPartPr>
                        <w14:cNvContentPartPr/>
                      </w14:nvContentPartPr>
                      <w14:xfrm>
                        <a:off x="0" y="0"/>
                        <a:ext cx="555070" cy="443865"/>
                      </w14:xfrm>
                    </w14:contentPart>
                  </a:graphicData>
                </a:graphic>
              </wp:anchor>
            </w:drawing>
          </mc:Choice>
          <mc:Fallback>
            <w:pict>
              <v:shape w14:anchorId="6FC4EC9A" id="Ink 242" o:spid="_x0000_s1026" type="#_x0000_t75" style="position:absolute;margin-left:414.2pt;margin-top:-24.35pt;width:44.4pt;height:35.6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">
                <v:imagedata r:id="rId58" o:title=""/>
              </v:shape>
            </w:pict>
          </mc:Fallback>
        </mc:AlternateContent>
      </w:r>
      <w:r w:rsidR="005837FF" w:rsidRPr="5CF5A72D">
        <w:rPr>
          <w:sz w:val="24"/>
          <w:szCs w:val="24"/>
        </w:rPr>
        <w:t xml:space="preserve">Prototype </w:t>
      </w:r>
      <w:r w:rsidR="005837FF">
        <w:rPr>
          <w:sz w:val="24"/>
          <w:szCs w:val="24"/>
        </w:rPr>
        <w:t>shall</w:t>
      </w:r>
      <w:r w:rsidR="005837FF" w:rsidRPr="5CF5A72D">
        <w:rPr>
          <w:sz w:val="24"/>
          <w:szCs w:val="24"/>
        </w:rPr>
        <w:t xml:space="preserve"> not require wine to be above ground level (as opposed to in the air on a forklift)</w:t>
      </w:r>
    </w:p>
    <w:p w14:paraId="062D2436" w14:textId="5A87F1A4" w:rsidR="007D3478" w:rsidRDefault="005837FF" w:rsidP="007D3478">
      <w:pPr>
        <w:pStyle w:val="ListParagraph"/>
        <w:numPr>
          <w:ilvl w:val="0"/>
          <w:numId w:val="7"/>
        </w:numPr>
        <w:spacing w:before="240"/>
        <w:rPr>
          <w:sz w:val="24"/>
          <w:szCs w:val="24"/>
        </w:rPr>
      </w:pPr>
      <w:r w:rsidRPr="00E80D21">
        <w:rPr>
          <w:sz w:val="24"/>
          <w:szCs w:val="24"/>
        </w:rPr>
        <w:t xml:space="preserve">Prototype </w:t>
      </w:r>
      <w:r w:rsidRPr="56A57FDC">
        <w:rPr>
          <w:sz w:val="24"/>
          <w:szCs w:val="24"/>
        </w:rPr>
        <w:t>may</w:t>
      </w:r>
      <w:r w:rsidRPr="00E80D21">
        <w:rPr>
          <w:sz w:val="24"/>
          <w:szCs w:val="24"/>
        </w:rPr>
        <w:t xml:space="preserve"> use existing facility equipment: </w:t>
      </w:r>
      <w:r>
        <w:rPr>
          <w:sz w:val="24"/>
          <w:szCs w:val="24"/>
        </w:rPr>
        <w:t>pump/</w:t>
      </w:r>
      <w:r w:rsidRPr="00E80D21">
        <w:rPr>
          <w:sz w:val="24"/>
          <w:szCs w:val="24"/>
        </w:rPr>
        <w:t>pressure regulator &amp; tank of gaseous nitrogen.</w:t>
      </w:r>
    </w:p>
    <w:p w14:paraId="6E21FD7D" w14:textId="77777777" w:rsidR="00DD4439" w:rsidRPr="000C34CA" w:rsidRDefault="00DD4439" w:rsidP="00DD4439">
      <w:pPr>
        <w:rPr>
          <w:b/>
          <w:sz w:val="24"/>
          <w:szCs w:val="24"/>
        </w:rPr>
      </w:pPr>
      <w:r w:rsidRPr="000C34CA">
        <w:rPr>
          <w:b/>
          <w:sz w:val="24"/>
          <w:szCs w:val="24"/>
        </w:rPr>
        <w:t>Additional Features – (user stories that are not required but can be added if time/materials allow)</w:t>
      </w:r>
    </w:p>
    <w:p w14:paraId="29069B9F" w14:textId="6F106545" w:rsidR="00DD4439" w:rsidRPr="00E80D21" w:rsidRDefault="00AA52DC" w:rsidP="00DD4439">
      <w:pPr>
        <w:pStyle w:val="ListParagraph"/>
        <w:numPr>
          <w:ilvl w:val="0"/>
          <w:numId w:val="7"/>
        </w:numPr>
        <w:rPr>
          <w:b/>
          <w:bCs/>
          <w:sz w:val="24"/>
          <w:szCs w:val="24"/>
        </w:rPr>
      </w:pPr>
      <w:r>
        <w:rPr>
          <w:noProof/>
          <w:sz w:val="24"/>
          <w:szCs w:val="24"/>
        </w:rPr>
        <mc:AlternateContent>
          <mc:Choice Requires="wpi">
            <w:drawing>
              <wp:anchor distT="0" distB="0" distL="114300" distR="114300" simplePos="0" relativeHeight="251905024" behindDoc="0" locked="0" layoutInCell="1" allowOverlap="1" wp14:anchorId="630A0C03" wp14:editId="76AF32AE">
                <wp:simplePos x="0" y="0"/>
                <wp:positionH relativeFrom="column">
                  <wp:posOffset>2631180</wp:posOffset>
                </wp:positionH>
                <wp:positionV relativeFrom="paragraph">
                  <wp:posOffset>-74065</wp:posOffset>
                </wp:positionV>
                <wp:extent cx="176760" cy="255240"/>
                <wp:effectExtent l="38100" t="38100" r="33020" b="31115"/>
                <wp:wrapNone/>
                <wp:docPr id="255" name="Ink 255"/>
                <wp:cNvGraphicFramePr/>
                <a:graphic xmlns:a="http://schemas.openxmlformats.org/drawingml/2006/main">
                  <a:graphicData uri="http://schemas.microsoft.com/office/word/2010/wordprocessingInk">
                    <w14:contentPart bwMode="auto" r:id="rId59">
                      <w14:nvContentPartPr>
                        <w14:cNvContentPartPr/>
                      </w14:nvContentPartPr>
                      <w14:xfrm>
                        <a:off x="0" y="0"/>
                        <a:ext cx="176760" cy="255240"/>
                      </w14:xfrm>
                    </w14:contentPart>
                  </a:graphicData>
                </a:graphic>
              </wp:anchor>
            </w:drawing>
          </mc:Choice>
          <mc:Fallback>
            <w:pict>
              <v:shape w14:anchorId="177CC03E" id="Ink 255" o:spid="_x0000_s1026" type="#_x0000_t75" style="position:absolute;margin-left:206.85pt;margin-top:-6.2pt;width:14.6pt;height:20.8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">
                <v:imagedata r:id="rId60" o:title=""/>
              </v:shape>
            </w:pict>
          </mc:Fallback>
        </mc:AlternateContent>
      </w:r>
      <w:r w:rsidR="00DD4439" w:rsidRPr="00E80D21">
        <w:rPr>
          <w:sz w:val="24"/>
          <w:szCs w:val="24"/>
        </w:rPr>
        <w:t xml:space="preserve">The prototype </w:t>
      </w:r>
      <w:r w:rsidR="00DD4439">
        <w:rPr>
          <w:sz w:val="24"/>
          <w:szCs w:val="24"/>
        </w:rPr>
        <w:t>may</w:t>
      </w:r>
      <w:r w:rsidR="00DD4439" w:rsidRPr="00E80D21">
        <w:rPr>
          <w:sz w:val="24"/>
          <w:szCs w:val="24"/>
        </w:rPr>
        <w:t xml:space="preserve"> apply sticky a label to the pouch</w:t>
      </w:r>
    </w:p>
    <w:p w14:paraId="7D8CFC4C" w14:textId="77777777" w:rsidR="00DD4439" w:rsidRPr="00E80D21" w:rsidRDefault="00DD4439" w:rsidP="00DD4439">
      <w:pPr>
        <w:pStyle w:val="ListParagraph"/>
        <w:numPr>
          <w:ilvl w:val="0"/>
          <w:numId w:val="7"/>
        </w:numPr>
        <w:rPr>
          <w:b/>
          <w:bCs/>
          <w:sz w:val="24"/>
          <w:szCs w:val="24"/>
        </w:rPr>
      </w:pPr>
      <w:r w:rsidRPr="00E80D21">
        <w:rPr>
          <w:sz w:val="24"/>
          <w:szCs w:val="24"/>
        </w:rPr>
        <w:t xml:space="preserve">The user </w:t>
      </w:r>
      <w:r>
        <w:rPr>
          <w:sz w:val="24"/>
          <w:szCs w:val="24"/>
        </w:rPr>
        <w:t>may</w:t>
      </w:r>
      <w:r w:rsidRPr="00E80D21">
        <w:rPr>
          <w:sz w:val="24"/>
          <w:szCs w:val="24"/>
        </w:rPr>
        <w:t xml:space="preserve"> be able to load multiple pouches at once</w:t>
      </w:r>
    </w:p>
    <w:p w14:paraId="24B7F223" w14:textId="77777777" w:rsidR="00DD4439" w:rsidRDefault="00DD4439" w:rsidP="00DD4439">
      <w:pPr>
        <w:pStyle w:val="ListParagraph"/>
        <w:numPr>
          <w:ilvl w:val="0"/>
          <w:numId w:val="7"/>
        </w:numPr>
        <w:rPr>
          <w:sz w:val="24"/>
          <w:szCs w:val="24"/>
        </w:rPr>
      </w:pPr>
      <w:r w:rsidRPr="56A57FDC">
        <w:rPr>
          <w:sz w:val="24"/>
          <w:szCs w:val="24"/>
        </w:rPr>
        <w:t>The user may be able to control each mechanism manually with product controls</w:t>
      </w:r>
    </w:p>
    <w:p w14:paraId="3FD0EC60" w14:textId="77777777" w:rsidR="00DD4439" w:rsidRPr="00E80D21" w:rsidRDefault="00DD4439" w:rsidP="00DD4439">
      <w:pPr>
        <w:pStyle w:val="ListParagraph"/>
        <w:numPr>
          <w:ilvl w:val="0"/>
          <w:numId w:val="7"/>
        </w:numPr>
        <w:rPr>
          <w:sz w:val="24"/>
          <w:szCs w:val="24"/>
        </w:rPr>
      </w:pPr>
      <w:r w:rsidRPr="5CF5A72D">
        <w:rPr>
          <w:sz w:val="24"/>
          <w:szCs w:val="24"/>
        </w:rPr>
        <w:t xml:space="preserve">The prototype </w:t>
      </w:r>
      <w:r>
        <w:rPr>
          <w:sz w:val="24"/>
          <w:szCs w:val="24"/>
        </w:rPr>
        <w:t>may</w:t>
      </w:r>
      <w:r w:rsidRPr="5CF5A72D">
        <w:rPr>
          <w:sz w:val="24"/>
          <w:szCs w:val="24"/>
        </w:rPr>
        <w:t xml:space="preserve"> wash the outgoing pouches</w:t>
      </w:r>
    </w:p>
    <w:p w14:paraId="4D08F98A" w14:textId="77777777" w:rsidR="00DD4439" w:rsidRDefault="00DD4439" w:rsidP="00DD4439">
      <w:pPr>
        <w:pStyle w:val="ListParagraph"/>
        <w:numPr>
          <w:ilvl w:val="0"/>
          <w:numId w:val="7"/>
        </w:numPr>
        <w:rPr>
          <w:sz w:val="24"/>
          <w:szCs w:val="24"/>
        </w:rPr>
      </w:pPr>
      <w:r w:rsidRPr="5CF5A72D">
        <w:rPr>
          <w:sz w:val="24"/>
          <w:szCs w:val="24"/>
        </w:rPr>
        <w:t xml:space="preserve">The prototype </w:t>
      </w:r>
      <w:r>
        <w:rPr>
          <w:sz w:val="24"/>
          <w:szCs w:val="24"/>
        </w:rPr>
        <w:t>may</w:t>
      </w:r>
      <w:r w:rsidRPr="5CF5A72D">
        <w:rPr>
          <w:sz w:val="24"/>
          <w:szCs w:val="24"/>
        </w:rPr>
        <w:t xml:space="preserve"> dry outgoing pouches with air flow</w:t>
      </w:r>
    </w:p>
    <w:p w14:paraId="74A80DB0" w14:textId="50B82C84" w:rsidR="00DD4439" w:rsidRPr="00DD4439" w:rsidRDefault="00DD4439" w:rsidP="00DD4439">
      <w:pPr>
        <w:pStyle w:val="ListParagraph"/>
        <w:numPr>
          <w:ilvl w:val="0"/>
          <w:numId w:val="7"/>
        </w:numPr>
        <w:rPr>
          <w:sz w:val="24"/>
          <w:szCs w:val="24"/>
        </w:rPr>
      </w:pPr>
      <w:r w:rsidRPr="5CF5A72D">
        <w:rPr>
          <w:sz w:val="24"/>
          <w:szCs w:val="24"/>
        </w:rPr>
        <w:t xml:space="preserve">The prototype </w:t>
      </w:r>
      <w:r>
        <w:rPr>
          <w:sz w:val="24"/>
          <w:szCs w:val="24"/>
        </w:rPr>
        <w:t>may be made of modular sections to assist with mobility/maneuverability requirements</w:t>
      </w:r>
    </w:p>
    <w:p w14:paraId="4D877F33" w14:textId="1B6619D7" w:rsidR="00A65CC2" w:rsidRPr="00D97844" w:rsidRDefault="00A65CC2" w:rsidP="00D97844">
      <w:pPr>
        <w:rPr>
          <w:b/>
          <w:sz w:val="32"/>
          <w:szCs w:val="32"/>
        </w:rPr>
      </w:pPr>
      <w:r w:rsidRPr="00D97844">
        <w:rPr>
          <w:b/>
          <w:sz w:val="32"/>
          <w:szCs w:val="32"/>
        </w:rPr>
        <w:t>Justifications</w:t>
      </w:r>
    </w:p>
    <w:p w14:paraId="0E6A8E2B" w14:textId="77777777" w:rsidR="00D77CFA" w:rsidRPr="00D97844" w:rsidRDefault="0050445D" w:rsidP="00D97844">
      <w:pPr>
        <w:tabs>
          <w:tab w:val="left" w:pos="1800"/>
        </w:tabs>
        <w:rPr>
          <w:b/>
          <w:bCs/>
          <w:sz w:val="24"/>
          <w:szCs w:val="24"/>
        </w:rPr>
      </w:pPr>
      <w:r w:rsidRPr="00D97844">
        <w:rPr>
          <w:b/>
          <w:sz w:val="24"/>
          <w:szCs w:val="24"/>
        </w:rPr>
        <w:t>Regulatory Specifications</w:t>
      </w:r>
    </w:p>
    <w:p w14:paraId="2D82CFCC" w14:textId="5EB83AEF" w:rsidR="00D77CFA" w:rsidRPr="00D77CFA" w:rsidRDefault="00D77CFA" w:rsidP="00D77CFA">
      <w:pPr>
        <w:tabs>
          <w:tab w:val="left" w:pos="360"/>
        </w:tabs>
        <w:rPr>
          <w:sz w:val="24"/>
          <w:szCs w:val="24"/>
        </w:rPr>
      </w:pPr>
      <w:r>
        <w:rPr>
          <w:sz w:val="24"/>
          <w:szCs w:val="24"/>
        </w:rPr>
        <w:tab/>
      </w:r>
      <w:r w:rsidRPr="05CB4B05">
        <w:rPr>
          <w:sz w:val="24"/>
          <w:szCs w:val="24"/>
        </w:rPr>
        <w:t xml:space="preserve">The prototype shall be compliant with FDA and ATF regulations. This requirement is the </w:t>
      </w:r>
      <w:proofErr w:type="gramStart"/>
      <w:r w:rsidRPr="05CB4B05">
        <w:rPr>
          <w:sz w:val="24"/>
          <w:szCs w:val="24"/>
        </w:rPr>
        <w:t>first priority</w:t>
      </w:r>
      <w:proofErr w:type="gramEnd"/>
      <w:r w:rsidRPr="05CB4B05">
        <w:rPr>
          <w:sz w:val="24"/>
          <w:szCs w:val="24"/>
        </w:rPr>
        <w:t xml:space="preserve"> as these government agencies regulate the processes regarding alcohol sold for human consumption. The prototype design must ensure materials that </w:t>
      </w:r>
      <w:proofErr w:type="gramStart"/>
      <w:r w:rsidRPr="05CB4B05">
        <w:rPr>
          <w:sz w:val="24"/>
          <w:szCs w:val="24"/>
        </w:rPr>
        <w:t>come into contact with</w:t>
      </w:r>
      <w:proofErr w:type="gramEnd"/>
      <w:r w:rsidRPr="05CB4B05">
        <w:rPr>
          <w:sz w:val="24"/>
          <w:szCs w:val="24"/>
        </w:rPr>
        <w:t xml:space="preserve"> the machine and the process employed does not violate any regulations which would prevent the wine from being sold. To simplify the determination of which materials are approved for use in contact with the food products the FDA publishes a list of materials that are generally recognized as safe (GRAS). For this reason, the parts of the prototype that </w:t>
      </w:r>
      <w:proofErr w:type="gramStart"/>
      <w:r w:rsidRPr="05CB4B05">
        <w:rPr>
          <w:sz w:val="24"/>
          <w:szCs w:val="24"/>
        </w:rPr>
        <w:t>come in contact with</w:t>
      </w:r>
      <w:proofErr w:type="gramEnd"/>
      <w:r w:rsidRPr="05CB4B05">
        <w:rPr>
          <w:sz w:val="24"/>
          <w:szCs w:val="24"/>
        </w:rPr>
        <w:t xml:space="preserve"> wine shall be made of components that are GRAS.</w:t>
      </w:r>
    </w:p>
    <w:p w14:paraId="7F533B49" w14:textId="4FB6A91E" w:rsidR="00D67AB1" w:rsidRPr="00D97844" w:rsidRDefault="5BD4F091" w:rsidP="00D97844">
      <w:pPr>
        <w:rPr>
          <w:b/>
          <w:sz w:val="24"/>
          <w:szCs w:val="24"/>
        </w:rPr>
      </w:pPr>
      <w:r w:rsidRPr="00D97844">
        <w:rPr>
          <w:b/>
          <w:bCs/>
          <w:sz w:val="24"/>
          <w:szCs w:val="24"/>
        </w:rPr>
        <w:t>Safety</w:t>
      </w:r>
      <w:r w:rsidR="00C74D0A" w:rsidRPr="00D97844">
        <w:rPr>
          <w:b/>
          <w:bCs/>
          <w:sz w:val="24"/>
          <w:szCs w:val="24"/>
        </w:rPr>
        <w:t xml:space="preserve"> Specifications</w:t>
      </w:r>
    </w:p>
    <w:p w14:paraId="3AF56F27" w14:textId="599B3F14" w:rsidR="00EC5928" w:rsidRPr="0050445D" w:rsidRDefault="45CD8976" w:rsidP="00D74BFC">
      <w:pPr>
        <w:ind w:firstLine="360"/>
        <w:rPr>
          <w:sz w:val="24"/>
          <w:szCs w:val="24"/>
        </w:rPr>
      </w:pPr>
      <w:r w:rsidRPr="6BDD2C72">
        <w:rPr>
          <w:sz w:val="24"/>
          <w:szCs w:val="24"/>
        </w:rPr>
        <w:t>This requirement is</w:t>
      </w:r>
      <w:r w:rsidR="00D77CFA">
        <w:rPr>
          <w:sz w:val="24"/>
          <w:szCs w:val="24"/>
        </w:rPr>
        <w:t xml:space="preserve"> </w:t>
      </w:r>
      <w:r w:rsidRPr="6BDD2C72">
        <w:rPr>
          <w:sz w:val="24"/>
          <w:szCs w:val="24"/>
        </w:rPr>
        <w:t xml:space="preserve">of high priority </w:t>
      </w:r>
      <w:r w:rsidR="5F7B1B17" w:rsidRPr="36D3925E">
        <w:rPr>
          <w:sz w:val="24"/>
          <w:szCs w:val="24"/>
        </w:rPr>
        <w:t>to protect the well-</w:t>
      </w:r>
      <w:r w:rsidR="5F7B1B17" w:rsidRPr="425220B5">
        <w:rPr>
          <w:sz w:val="24"/>
          <w:szCs w:val="24"/>
        </w:rPr>
        <w:t xml:space="preserve">being/safety of </w:t>
      </w:r>
      <w:r w:rsidR="5F7B1B17" w:rsidRPr="32FB6C4E">
        <w:rPr>
          <w:sz w:val="24"/>
          <w:szCs w:val="24"/>
        </w:rPr>
        <w:t xml:space="preserve">personnel </w:t>
      </w:r>
      <w:r w:rsidR="5F7B1B17" w:rsidRPr="02D1B306">
        <w:rPr>
          <w:sz w:val="24"/>
          <w:szCs w:val="24"/>
        </w:rPr>
        <w:t>in</w:t>
      </w:r>
      <w:r w:rsidR="6E38078F" w:rsidRPr="02D1B306">
        <w:rPr>
          <w:sz w:val="24"/>
          <w:szCs w:val="24"/>
        </w:rPr>
        <w:t xml:space="preserve"> </w:t>
      </w:r>
      <w:r w:rsidR="54779CE8" w:rsidRPr="09BA8454">
        <w:rPr>
          <w:sz w:val="24"/>
          <w:szCs w:val="24"/>
        </w:rPr>
        <w:t xml:space="preserve">the </w:t>
      </w:r>
      <w:r w:rsidR="5F7B1B17" w:rsidRPr="02D1B306">
        <w:rPr>
          <w:sz w:val="24"/>
          <w:szCs w:val="24"/>
        </w:rPr>
        <w:t>facility</w:t>
      </w:r>
      <w:r w:rsidR="5F7B1B17" w:rsidRPr="32FB6C4E">
        <w:rPr>
          <w:sz w:val="24"/>
          <w:szCs w:val="24"/>
        </w:rPr>
        <w:t>.</w:t>
      </w:r>
      <w:r w:rsidR="00C74D0A">
        <w:rPr>
          <w:sz w:val="24"/>
          <w:szCs w:val="24"/>
        </w:rPr>
        <w:t xml:space="preserve"> </w:t>
      </w:r>
      <w:r w:rsidR="4518FBF6" w:rsidRPr="6775E767">
        <w:rPr>
          <w:sz w:val="24"/>
          <w:szCs w:val="24"/>
        </w:rPr>
        <w:t>Moving parts that</w:t>
      </w:r>
      <w:r w:rsidR="4518FBF6" w:rsidRPr="1C346E99">
        <w:rPr>
          <w:sz w:val="24"/>
          <w:szCs w:val="24"/>
        </w:rPr>
        <w:t xml:space="preserve">: </w:t>
      </w:r>
      <w:r w:rsidR="4518FBF6" w:rsidRPr="68261B0E">
        <w:rPr>
          <w:sz w:val="24"/>
          <w:szCs w:val="24"/>
        </w:rPr>
        <w:t>can catch clothing</w:t>
      </w:r>
      <w:r w:rsidR="4518FBF6" w:rsidRPr="2C4FB7DE">
        <w:rPr>
          <w:sz w:val="24"/>
          <w:szCs w:val="24"/>
        </w:rPr>
        <w:t xml:space="preserve">, </w:t>
      </w:r>
      <w:r w:rsidR="2569381C" w:rsidRPr="1C346E99">
        <w:rPr>
          <w:sz w:val="24"/>
          <w:szCs w:val="24"/>
        </w:rPr>
        <w:t xml:space="preserve">can </w:t>
      </w:r>
      <w:r w:rsidR="4518FBF6" w:rsidRPr="2C4FB7DE">
        <w:rPr>
          <w:sz w:val="24"/>
          <w:szCs w:val="24"/>
        </w:rPr>
        <w:t>pinch</w:t>
      </w:r>
      <w:r w:rsidR="4518FBF6" w:rsidRPr="7E0243FE">
        <w:rPr>
          <w:sz w:val="24"/>
          <w:szCs w:val="24"/>
        </w:rPr>
        <w:t>/smash</w:t>
      </w:r>
      <w:r w:rsidR="4518FBF6" w:rsidRPr="2C4FB7DE">
        <w:rPr>
          <w:sz w:val="24"/>
          <w:szCs w:val="24"/>
        </w:rPr>
        <w:t xml:space="preserve"> finger </w:t>
      </w:r>
      <w:r w:rsidR="4518FBF6" w:rsidRPr="6B0162EC">
        <w:rPr>
          <w:sz w:val="24"/>
          <w:szCs w:val="24"/>
        </w:rPr>
        <w:t xml:space="preserve">or larger parts of the human body, </w:t>
      </w:r>
      <w:r w:rsidR="7F78201A" w:rsidRPr="66B024F2">
        <w:rPr>
          <w:sz w:val="24"/>
          <w:szCs w:val="24"/>
        </w:rPr>
        <w:t xml:space="preserve">and </w:t>
      </w:r>
      <w:r w:rsidR="7F78201A" w:rsidRPr="1C346E99">
        <w:rPr>
          <w:sz w:val="24"/>
          <w:szCs w:val="24"/>
        </w:rPr>
        <w:t xml:space="preserve">have </w:t>
      </w:r>
      <w:r w:rsidR="7F78201A" w:rsidRPr="3CEFFC57">
        <w:rPr>
          <w:sz w:val="24"/>
          <w:szCs w:val="24"/>
        </w:rPr>
        <w:t xml:space="preserve">sharper edges than 90 </w:t>
      </w:r>
      <w:r w:rsidR="7F78201A" w:rsidRPr="66B024F2">
        <w:rPr>
          <w:sz w:val="24"/>
          <w:szCs w:val="24"/>
        </w:rPr>
        <w:t>degrees</w:t>
      </w:r>
      <w:r w:rsidR="3F701A41" w:rsidRPr="3371931E">
        <w:rPr>
          <w:sz w:val="24"/>
          <w:szCs w:val="24"/>
        </w:rPr>
        <w:t xml:space="preserve"> will be </w:t>
      </w:r>
      <w:r w:rsidR="3F701A41" w:rsidRPr="08331423">
        <w:rPr>
          <w:sz w:val="24"/>
          <w:szCs w:val="24"/>
        </w:rPr>
        <w:t>shielded</w:t>
      </w:r>
      <w:r w:rsidR="3F701A41" w:rsidRPr="3738A252">
        <w:rPr>
          <w:sz w:val="24"/>
          <w:szCs w:val="24"/>
        </w:rPr>
        <w:t xml:space="preserve"> from personnel</w:t>
      </w:r>
      <w:r w:rsidR="7F78201A" w:rsidRPr="3738A252">
        <w:rPr>
          <w:sz w:val="24"/>
          <w:szCs w:val="24"/>
        </w:rPr>
        <w:t>.</w:t>
      </w:r>
      <w:r w:rsidR="7F78201A" w:rsidRPr="66B024F2">
        <w:rPr>
          <w:sz w:val="24"/>
          <w:szCs w:val="24"/>
        </w:rPr>
        <w:t xml:space="preserve"> </w:t>
      </w:r>
      <w:r w:rsidR="7F78201A" w:rsidRPr="09BD440B">
        <w:rPr>
          <w:sz w:val="24"/>
          <w:szCs w:val="24"/>
        </w:rPr>
        <w:t xml:space="preserve">This is a common manufacturing </w:t>
      </w:r>
      <w:r w:rsidR="7F78201A" w:rsidRPr="486EEF19">
        <w:rPr>
          <w:sz w:val="24"/>
          <w:szCs w:val="24"/>
        </w:rPr>
        <w:t>safety goal</w:t>
      </w:r>
      <w:r w:rsidR="289A083B" w:rsidRPr="4DE59665">
        <w:rPr>
          <w:sz w:val="24"/>
          <w:szCs w:val="24"/>
        </w:rPr>
        <w:t xml:space="preserve"> in automated systems</w:t>
      </w:r>
      <w:r w:rsidR="7F78201A" w:rsidRPr="4DE59665">
        <w:rPr>
          <w:sz w:val="24"/>
          <w:szCs w:val="24"/>
        </w:rPr>
        <w:t>.</w:t>
      </w:r>
      <w:r w:rsidR="7F78201A" w:rsidRPr="486EEF19">
        <w:rPr>
          <w:sz w:val="24"/>
          <w:szCs w:val="24"/>
        </w:rPr>
        <w:t xml:space="preserve"> </w:t>
      </w:r>
      <w:r w:rsidR="7F78201A" w:rsidRPr="77A99A26">
        <w:rPr>
          <w:sz w:val="24"/>
          <w:szCs w:val="24"/>
        </w:rPr>
        <w:t xml:space="preserve">These types of moving parts </w:t>
      </w:r>
      <w:r w:rsidR="524927D5" w:rsidRPr="782A7CA0">
        <w:rPr>
          <w:sz w:val="24"/>
          <w:szCs w:val="24"/>
        </w:rPr>
        <w:t xml:space="preserve">are </w:t>
      </w:r>
      <w:r w:rsidR="565F8775" w:rsidRPr="6416B32F">
        <w:rPr>
          <w:sz w:val="24"/>
          <w:szCs w:val="24"/>
        </w:rPr>
        <w:t>known</w:t>
      </w:r>
      <w:r w:rsidR="7F78201A" w:rsidRPr="2169C2C2">
        <w:rPr>
          <w:sz w:val="24"/>
          <w:szCs w:val="24"/>
        </w:rPr>
        <w:t xml:space="preserve"> to cause severe </w:t>
      </w:r>
      <w:r w:rsidR="1C245D2E" w:rsidRPr="4BE7A7EA">
        <w:rPr>
          <w:sz w:val="24"/>
          <w:szCs w:val="24"/>
        </w:rPr>
        <w:t>injury or death</w:t>
      </w:r>
      <w:r w:rsidR="79007398" w:rsidRPr="27187C21">
        <w:rPr>
          <w:sz w:val="24"/>
          <w:szCs w:val="24"/>
        </w:rPr>
        <w:t>.</w:t>
      </w:r>
      <w:r w:rsidR="00C74D0A">
        <w:rPr>
          <w:sz w:val="24"/>
          <w:szCs w:val="24"/>
        </w:rPr>
        <w:t xml:space="preserve"> </w:t>
      </w:r>
      <w:r w:rsidR="00C74D0A" w:rsidRPr="300C1C7A">
        <w:rPr>
          <w:sz w:val="24"/>
          <w:szCs w:val="24"/>
        </w:rPr>
        <w:t>Shields</w:t>
      </w:r>
      <w:r w:rsidR="6CE3F0A4" w:rsidRPr="300C1C7A">
        <w:rPr>
          <w:sz w:val="24"/>
          <w:szCs w:val="24"/>
        </w:rPr>
        <w:t xml:space="preserve"> will prevent personnel from </w:t>
      </w:r>
      <w:r w:rsidR="6CE3F0A4" w:rsidRPr="52AD089D">
        <w:rPr>
          <w:sz w:val="24"/>
          <w:szCs w:val="24"/>
        </w:rPr>
        <w:t xml:space="preserve">being able to contact these </w:t>
      </w:r>
      <w:r w:rsidR="6CE3F0A4" w:rsidRPr="3F955D0E">
        <w:rPr>
          <w:sz w:val="24"/>
          <w:szCs w:val="24"/>
        </w:rPr>
        <w:t>dangerous elements</w:t>
      </w:r>
      <w:r w:rsidR="6CE3F0A4" w:rsidRPr="05664495">
        <w:rPr>
          <w:sz w:val="24"/>
          <w:szCs w:val="24"/>
        </w:rPr>
        <w:t>.</w:t>
      </w:r>
    </w:p>
    <w:p w14:paraId="5613872A" w14:textId="438F05C8" w:rsidR="5F4FC514" w:rsidRDefault="5F4FC514" w:rsidP="00D74BFC">
      <w:pPr>
        <w:ind w:firstLine="360"/>
        <w:rPr>
          <w:rFonts w:ascii="Calibri" w:eastAsia="Calibri" w:hAnsi="Calibri" w:cs="Calibri"/>
          <w:color w:val="000000" w:themeColor="text1"/>
          <w:sz w:val="24"/>
          <w:szCs w:val="24"/>
        </w:rPr>
      </w:pPr>
      <w:r w:rsidRPr="2E39EAAC">
        <w:rPr>
          <w:rFonts w:ascii="Calibri" w:eastAsia="Calibri" w:hAnsi="Calibri" w:cs="Calibri"/>
          <w:color w:val="000000" w:themeColor="text1"/>
          <w:sz w:val="24"/>
          <w:szCs w:val="24"/>
        </w:rPr>
        <w:t>Voltage of up to 120 or 220 volts will be present in the electronics of this product which is enough to cause severe injury.</w:t>
      </w:r>
      <w:r w:rsidR="0068452B">
        <w:rPr>
          <w:rFonts w:ascii="Calibri" w:eastAsia="Calibri" w:hAnsi="Calibri" w:cs="Calibri"/>
          <w:color w:val="000000" w:themeColor="text1"/>
          <w:sz w:val="24"/>
          <w:szCs w:val="24"/>
        </w:rPr>
        <w:t xml:space="preserve"> </w:t>
      </w:r>
      <w:r w:rsidRPr="2E39EAAC">
        <w:rPr>
          <w:rFonts w:ascii="Calibri" w:eastAsia="Calibri" w:hAnsi="Calibri" w:cs="Calibri"/>
          <w:color w:val="000000" w:themeColor="text1"/>
          <w:sz w:val="24"/>
          <w:szCs w:val="24"/>
        </w:rPr>
        <w:t>Water allows this voltage to be conducted from the voltage source to personnel.</w:t>
      </w:r>
      <w:r w:rsidR="0068452B">
        <w:rPr>
          <w:rFonts w:ascii="Calibri" w:eastAsia="Calibri" w:hAnsi="Calibri" w:cs="Calibri"/>
          <w:color w:val="000000" w:themeColor="text1"/>
          <w:sz w:val="24"/>
          <w:szCs w:val="24"/>
        </w:rPr>
        <w:t xml:space="preserve"> </w:t>
      </w:r>
      <w:r w:rsidRPr="2E39EAAC">
        <w:rPr>
          <w:rFonts w:ascii="Calibri" w:eastAsia="Calibri" w:hAnsi="Calibri" w:cs="Calibri"/>
          <w:color w:val="000000" w:themeColor="text1"/>
          <w:sz w:val="24"/>
          <w:szCs w:val="24"/>
        </w:rPr>
        <w:t xml:space="preserve">To prevent this, electronics will be sealed/shielded in water resistant or </w:t>
      </w:r>
      <w:r w:rsidR="3EA237AD" w:rsidRPr="2E39EAAC">
        <w:rPr>
          <w:rFonts w:ascii="Calibri" w:eastAsia="Calibri" w:hAnsi="Calibri" w:cs="Calibri"/>
          <w:color w:val="000000" w:themeColor="text1"/>
          <w:sz w:val="24"/>
          <w:szCs w:val="24"/>
        </w:rPr>
        <w:t>waterproof</w:t>
      </w:r>
      <w:r w:rsidRPr="2E39EAAC">
        <w:rPr>
          <w:rFonts w:ascii="Calibri" w:eastAsia="Calibri" w:hAnsi="Calibri" w:cs="Calibri"/>
          <w:color w:val="000000" w:themeColor="text1"/>
          <w:sz w:val="24"/>
          <w:szCs w:val="24"/>
        </w:rPr>
        <w:t xml:space="preserve"> containers.</w:t>
      </w:r>
      <w:r w:rsidR="36869F92" w:rsidRPr="2E39EAAC">
        <w:rPr>
          <w:rFonts w:ascii="Calibri" w:eastAsia="Calibri" w:hAnsi="Calibri" w:cs="Calibri"/>
          <w:color w:val="000000" w:themeColor="text1"/>
          <w:sz w:val="24"/>
          <w:szCs w:val="24"/>
        </w:rPr>
        <w:t xml:space="preserve"> </w:t>
      </w:r>
      <w:r w:rsidR="68E28A1D" w:rsidRPr="2E39EAAC">
        <w:rPr>
          <w:rFonts w:ascii="Calibri" w:eastAsia="Calibri" w:hAnsi="Calibri" w:cs="Calibri"/>
          <w:color w:val="000000" w:themeColor="text1"/>
          <w:sz w:val="24"/>
          <w:szCs w:val="24"/>
        </w:rPr>
        <w:t xml:space="preserve">Electronics above washing height </w:t>
      </w:r>
      <w:r w:rsidR="0016036F" w:rsidRPr="2F1223E4">
        <w:rPr>
          <w:sz w:val="24"/>
          <w:szCs w:val="24"/>
        </w:rPr>
        <w:t>(</w:t>
      </w:r>
      <w:r w:rsidR="0016036F">
        <w:rPr>
          <w:sz w:val="24"/>
          <w:szCs w:val="24"/>
        </w:rPr>
        <w:t>height of the wine filling nozzle</w:t>
      </w:r>
      <w:r w:rsidR="0016036F" w:rsidRPr="2F1223E4">
        <w:rPr>
          <w:sz w:val="24"/>
          <w:szCs w:val="24"/>
        </w:rPr>
        <w:t>)</w:t>
      </w:r>
      <w:r w:rsidR="68E28A1D" w:rsidRPr="2E39EAAC">
        <w:rPr>
          <w:rFonts w:ascii="Calibri" w:eastAsia="Calibri" w:hAnsi="Calibri" w:cs="Calibri"/>
          <w:color w:val="000000" w:themeColor="text1"/>
          <w:sz w:val="24"/>
          <w:szCs w:val="24"/>
        </w:rPr>
        <w:t xml:space="preserve"> will be water resistant and electronics below washing height will be waterproof</w:t>
      </w:r>
      <w:r w:rsidR="0068452B">
        <w:rPr>
          <w:rFonts w:ascii="Calibri" w:eastAsia="Calibri" w:hAnsi="Calibri" w:cs="Calibri"/>
          <w:color w:val="000000" w:themeColor="text1"/>
          <w:sz w:val="24"/>
          <w:szCs w:val="24"/>
        </w:rPr>
        <w:t xml:space="preserve"> specified by the IP65 standard</w:t>
      </w:r>
      <w:r w:rsidR="68E28A1D" w:rsidRPr="2E39EAAC">
        <w:rPr>
          <w:rFonts w:ascii="Calibri" w:eastAsia="Calibri" w:hAnsi="Calibri" w:cs="Calibri"/>
          <w:color w:val="000000" w:themeColor="text1"/>
          <w:sz w:val="24"/>
          <w:szCs w:val="24"/>
        </w:rPr>
        <w:t>.</w:t>
      </w:r>
    </w:p>
    <w:p w14:paraId="2A0895B2" w14:textId="3C1C3659" w:rsidR="0050445D" w:rsidRPr="00D97844" w:rsidRDefault="0050445D" w:rsidP="00D97844">
      <w:pPr>
        <w:rPr>
          <w:b/>
          <w:sz w:val="24"/>
          <w:szCs w:val="24"/>
        </w:rPr>
      </w:pPr>
      <w:r w:rsidRPr="00D97844">
        <w:rPr>
          <w:b/>
          <w:sz w:val="24"/>
          <w:szCs w:val="24"/>
        </w:rPr>
        <w:t>Material, Cleaning, and Maintenance Specifications</w:t>
      </w:r>
    </w:p>
    <w:p w14:paraId="6838540C" w14:textId="05AAB308" w:rsidR="7B6B3B16" w:rsidRDefault="7B6B3B16" w:rsidP="00D74BFC">
      <w:pPr>
        <w:ind w:firstLine="360"/>
        <w:rPr>
          <w:sz w:val="24"/>
          <w:szCs w:val="24"/>
        </w:rPr>
      </w:pPr>
      <w:r w:rsidRPr="2E39EAAC">
        <w:rPr>
          <w:sz w:val="24"/>
          <w:szCs w:val="24"/>
        </w:rPr>
        <w:t xml:space="preserve">The prototype shall be constructed of materials that are durable (able to hold 1.5kg pouches without deforming) and do not deform from the force used for sealing the cap.  These requirements are derived from the shape and design of the pouches the sponsor has chosen for the wine.  The maximum pouch size the machine is to use is 1.5L which is approximately 1.5kg hence the weight requirement.  The pouches also use snap on caps which will require the machine to apply force to </w:t>
      </w:r>
      <w:r w:rsidR="0CBC462A" w:rsidRPr="2E39EAAC">
        <w:rPr>
          <w:sz w:val="24"/>
          <w:szCs w:val="24"/>
        </w:rPr>
        <w:t>the pouch and consequently the part that holds the pouch. This part must be able to withstand the force without deformation.</w:t>
      </w:r>
    </w:p>
    <w:p w14:paraId="0C6703A2" w14:textId="132AE465" w:rsidR="7B6B3B16" w:rsidRDefault="57AA2601" w:rsidP="00D74BFC">
      <w:pPr>
        <w:ind w:firstLine="360"/>
        <w:rPr>
          <w:sz w:val="24"/>
          <w:szCs w:val="24"/>
        </w:rPr>
      </w:pPr>
      <w:r w:rsidRPr="2E39EAAC">
        <w:rPr>
          <w:sz w:val="24"/>
          <w:szCs w:val="24"/>
        </w:rPr>
        <w:t xml:space="preserve">Spillage of liquid on the canning will occur. Liquids at the </w:t>
      </w:r>
      <w:proofErr w:type="spellStart"/>
      <w:r w:rsidR="62F1ECC1" w:rsidRPr="2E39EAAC">
        <w:rPr>
          <w:sz w:val="24"/>
          <w:szCs w:val="24"/>
        </w:rPr>
        <w:t>E</w:t>
      </w:r>
      <w:r w:rsidRPr="2E39EAAC">
        <w:rPr>
          <w:sz w:val="24"/>
          <w:szCs w:val="24"/>
        </w:rPr>
        <w:t>vergood</w:t>
      </w:r>
      <w:proofErr w:type="spellEnd"/>
      <w:r w:rsidRPr="2E39EAAC">
        <w:rPr>
          <w:sz w:val="24"/>
          <w:szCs w:val="24"/>
        </w:rPr>
        <w:t xml:space="preserve"> facility </w:t>
      </w:r>
      <w:r w:rsidR="7FD61FA0" w:rsidRPr="2E39EAAC">
        <w:rPr>
          <w:sz w:val="24"/>
          <w:szCs w:val="24"/>
        </w:rPr>
        <w:t>can</w:t>
      </w:r>
      <w:r w:rsidRPr="2E39EAAC">
        <w:rPr>
          <w:sz w:val="24"/>
          <w:szCs w:val="24"/>
        </w:rPr>
        <w:t xml:space="preserve"> reach </w:t>
      </w:r>
      <w:r w:rsidR="0126578F" w:rsidRPr="2E39EAAC">
        <w:rPr>
          <w:sz w:val="24"/>
          <w:szCs w:val="24"/>
        </w:rPr>
        <w:t>temperatures</w:t>
      </w:r>
      <w:r w:rsidRPr="2E39EAAC">
        <w:rPr>
          <w:sz w:val="24"/>
          <w:szCs w:val="24"/>
        </w:rPr>
        <w:t xml:space="preserve"> of up to 100 degrees </w:t>
      </w:r>
      <w:r w:rsidR="0D5D14A8" w:rsidRPr="2E39EAAC">
        <w:rPr>
          <w:sz w:val="24"/>
          <w:szCs w:val="24"/>
        </w:rPr>
        <w:t>Celsius</w:t>
      </w:r>
      <w:r w:rsidRPr="2E39EAAC">
        <w:rPr>
          <w:sz w:val="24"/>
          <w:szCs w:val="24"/>
        </w:rPr>
        <w:t xml:space="preserve">. </w:t>
      </w:r>
      <w:r w:rsidR="44C883A8" w:rsidRPr="2E39EAAC">
        <w:rPr>
          <w:sz w:val="24"/>
          <w:szCs w:val="24"/>
        </w:rPr>
        <w:t>Many plastics when heated to this temperature can denature chemically or experience a reduction in tensil</w:t>
      </w:r>
      <w:r w:rsidR="3A28C73F" w:rsidRPr="2E39EAAC">
        <w:rPr>
          <w:sz w:val="24"/>
          <w:szCs w:val="24"/>
        </w:rPr>
        <w:t xml:space="preserve">e strength. If materials such as </w:t>
      </w:r>
      <w:proofErr w:type="gramStart"/>
      <w:r w:rsidR="3A28C73F" w:rsidRPr="2E39EAAC">
        <w:rPr>
          <w:sz w:val="24"/>
          <w:szCs w:val="24"/>
        </w:rPr>
        <w:t>these experience</w:t>
      </w:r>
      <w:proofErr w:type="gramEnd"/>
      <w:r w:rsidR="3A28C73F" w:rsidRPr="2E39EAAC">
        <w:rPr>
          <w:sz w:val="24"/>
          <w:szCs w:val="24"/>
        </w:rPr>
        <w:t xml:space="preserve"> this temperature part failure becomes a possibility. Therefore, the </w:t>
      </w:r>
      <w:r w:rsidR="7B6B3B16" w:rsidRPr="2E39EAAC">
        <w:rPr>
          <w:sz w:val="24"/>
          <w:szCs w:val="24"/>
        </w:rPr>
        <w:t>prototype shall be constructed of materials that can withstand hot water (up to 100 degrees Celsius).</w:t>
      </w:r>
    </w:p>
    <w:p w14:paraId="4801CB48" w14:textId="3862F75D" w:rsidR="7B6B3B16" w:rsidRDefault="7B6B3B16" w:rsidP="00D74BFC">
      <w:pPr>
        <w:ind w:firstLine="360"/>
        <w:rPr>
          <w:sz w:val="24"/>
          <w:szCs w:val="24"/>
        </w:rPr>
      </w:pPr>
      <w:proofErr w:type="spellStart"/>
      <w:r w:rsidRPr="677CF4DB">
        <w:rPr>
          <w:sz w:val="24"/>
          <w:szCs w:val="24"/>
        </w:rPr>
        <w:t>Evergood</w:t>
      </w:r>
      <w:proofErr w:type="spellEnd"/>
      <w:r w:rsidRPr="677CF4DB">
        <w:rPr>
          <w:sz w:val="24"/>
          <w:szCs w:val="24"/>
        </w:rPr>
        <w:t xml:space="preserve"> wine</w:t>
      </w:r>
      <w:r w:rsidR="005F004B">
        <w:rPr>
          <w:sz w:val="24"/>
          <w:szCs w:val="24"/>
        </w:rPr>
        <w:t>ry</w:t>
      </w:r>
      <w:r w:rsidRPr="677CF4DB">
        <w:rPr>
          <w:sz w:val="24"/>
          <w:szCs w:val="24"/>
        </w:rPr>
        <w:t xml:space="preserve"> uses powdered brewery wash (PBW) and water to clean their production line. The materials chosen for the product shall be able to frequently contact PBW without degradation. This is to prevent part failure caused by material degradation. </w:t>
      </w:r>
      <w:r w:rsidR="612EB1F0" w:rsidRPr="2E39EAAC">
        <w:rPr>
          <w:sz w:val="24"/>
          <w:szCs w:val="24"/>
        </w:rPr>
        <w:t>Although, PBW is a soft cleaner that is unlikely to damage any of the materials that are chosen for use.</w:t>
      </w:r>
    </w:p>
    <w:p w14:paraId="290A3EF9" w14:textId="3AD3DB52" w:rsidR="7B6B3B16" w:rsidRDefault="00034390" w:rsidP="00D74BFC">
      <w:pPr>
        <w:ind w:firstLine="360"/>
        <w:rPr>
          <w:sz w:val="24"/>
          <w:szCs w:val="24"/>
        </w:rPr>
      </w:pPr>
      <w:r>
        <w:rPr>
          <w:noProof/>
          <w:sz w:val="24"/>
          <w:szCs w:val="24"/>
        </w:rPr>
        <mc:AlternateContent>
          <mc:Choice Requires="wpi">
            <w:drawing>
              <wp:anchor distT="0" distB="0" distL="114300" distR="114300" simplePos="0" relativeHeight="251911168" behindDoc="0" locked="0" layoutInCell="1" allowOverlap="1" wp14:anchorId="56B0C60C" wp14:editId="62C79551">
                <wp:simplePos x="0" y="0"/>
                <wp:positionH relativeFrom="column">
                  <wp:posOffset>2738755</wp:posOffset>
                </wp:positionH>
                <wp:positionV relativeFrom="paragraph">
                  <wp:posOffset>617855</wp:posOffset>
                </wp:positionV>
                <wp:extent cx="477900" cy="283125"/>
                <wp:effectExtent l="38100" t="38100" r="36830" b="41275"/>
                <wp:wrapNone/>
                <wp:docPr id="262" name="Ink 262"/>
                <wp:cNvGraphicFramePr/>
                <a:graphic xmlns:a="http://schemas.openxmlformats.org/drawingml/2006/main">
                  <a:graphicData uri="http://schemas.microsoft.com/office/word/2010/wordprocessingInk">
                    <w14:contentPart bwMode="auto" r:id="rId61">
                      <w14:nvContentPartPr>
                        <w14:cNvContentPartPr/>
                      </w14:nvContentPartPr>
                      <w14:xfrm>
                        <a:off x="0" y="0"/>
                        <a:ext cx="477900" cy="283125"/>
                      </w14:xfrm>
                    </w14:contentPart>
                  </a:graphicData>
                </a:graphic>
              </wp:anchor>
            </w:drawing>
          </mc:Choice>
          <mc:Fallback>
            <w:pict>
              <v:shape w14:anchorId="5D9096AD" id="Ink 262" o:spid="_x0000_s1026" type="#_x0000_t75" style="position:absolute;margin-left:215.3pt;margin-top:48.3pt;width:38.35pt;height:23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">
                <v:imagedata r:id="rId62" o:title=""/>
              </v:shape>
            </w:pict>
          </mc:Fallback>
        </mc:AlternateContent>
      </w:r>
      <w:r w:rsidR="7B6B3B16" w:rsidRPr="2E39EAAC">
        <w:rPr>
          <w:sz w:val="24"/>
          <w:szCs w:val="24"/>
        </w:rPr>
        <w:t xml:space="preserve"> </w:t>
      </w:r>
      <w:r w:rsidR="7B6B3B16" w:rsidRPr="677CF4DB">
        <w:rPr>
          <w:sz w:val="24"/>
          <w:szCs w:val="24"/>
        </w:rPr>
        <w:t xml:space="preserve">Since water will be used to clean product as well </w:t>
      </w:r>
      <w:r w:rsidR="099C0350" w:rsidRPr="2E39EAAC">
        <w:rPr>
          <w:sz w:val="24"/>
          <w:szCs w:val="24"/>
        </w:rPr>
        <w:t>pouching machine</w:t>
      </w:r>
      <w:r w:rsidR="7B6B3B16" w:rsidRPr="677CF4DB">
        <w:rPr>
          <w:sz w:val="24"/>
          <w:szCs w:val="24"/>
        </w:rPr>
        <w:t xml:space="preserve"> shall be waterproof at cleaning height and water resistant above. </w:t>
      </w:r>
      <w:r w:rsidR="4514B9DC" w:rsidRPr="2E39EAAC">
        <w:rPr>
          <w:sz w:val="24"/>
          <w:szCs w:val="24"/>
        </w:rPr>
        <w:t xml:space="preserve">As stated </w:t>
      </w:r>
      <w:r w:rsidR="41DA521D" w:rsidRPr="2E39EAAC">
        <w:rPr>
          <w:sz w:val="24"/>
          <w:szCs w:val="24"/>
        </w:rPr>
        <w:t>previously,</w:t>
      </w:r>
      <w:r w:rsidR="4514B9DC" w:rsidRPr="2E39EAAC">
        <w:rPr>
          <w:sz w:val="24"/>
          <w:szCs w:val="24"/>
        </w:rPr>
        <w:t xml:space="preserve"> w</w:t>
      </w:r>
      <w:r w:rsidR="7B6B3B16" w:rsidRPr="2E39EAAC">
        <w:rPr>
          <w:sz w:val="24"/>
          <w:szCs w:val="24"/>
        </w:rPr>
        <w:t>ater</w:t>
      </w:r>
      <w:r w:rsidR="7B6B3B16" w:rsidRPr="677CF4DB">
        <w:rPr>
          <w:sz w:val="24"/>
          <w:szCs w:val="24"/>
        </w:rPr>
        <w:t xml:space="preserve"> touching electrical components </w:t>
      </w:r>
      <w:r w:rsidR="0D749C95" w:rsidRPr="2E39EAAC">
        <w:rPr>
          <w:sz w:val="24"/>
          <w:szCs w:val="24"/>
        </w:rPr>
        <w:t>can create a danger to personnel</w:t>
      </w:r>
      <w:r w:rsidR="7B6B3B16" w:rsidRPr="2E39EAAC">
        <w:rPr>
          <w:sz w:val="24"/>
          <w:szCs w:val="24"/>
        </w:rPr>
        <w:t>.</w:t>
      </w:r>
      <w:r w:rsidR="677E8187" w:rsidRPr="2E39EAAC">
        <w:rPr>
          <w:sz w:val="24"/>
          <w:szCs w:val="24"/>
        </w:rPr>
        <w:t xml:space="preserve"> Also, water could damage the</w:t>
      </w:r>
      <w:r w:rsidR="7B6B3B16" w:rsidRPr="677CF4DB">
        <w:rPr>
          <w:sz w:val="24"/>
          <w:szCs w:val="24"/>
        </w:rPr>
        <w:t xml:space="preserve"> electrical </w:t>
      </w:r>
      <w:r w:rsidR="677E8187" w:rsidRPr="2E39EAAC">
        <w:rPr>
          <w:sz w:val="24"/>
          <w:szCs w:val="24"/>
        </w:rPr>
        <w:t>components of the machine</w:t>
      </w:r>
      <w:r w:rsidR="7B6B3B16" w:rsidRPr="677CF4DB">
        <w:rPr>
          <w:sz w:val="24"/>
          <w:szCs w:val="24"/>
        </w:rPr>
        <w:t>.</w:t>
      </w:r>
    </w:p>
    <w:p w14:paraId="2C51D6F4" w14:textId="15FD14B6" w:rsidR="51ED4ABE" w:rsidRDefault="00034390" w:rsidP="00D74BFC">
      <w:pPr>
        <w:ind w:firstLine="360"/>
        <w:rPr>
          <w:sz w:val="24"/>
          <w:szCs w:val="24"/>
        </w:rPr>
      </w:pPr>
      <w:r>
        <w:rPr>
          <w:noProof/>
          <w:sz w:val="24"/>
          <w:szCs w:val="24"/>
        </w:rPr>
        <mc:AlternateContent>
          <mc:Choice Requires="wpi">
            <w:drawing>
              <wp:anchor distT="0" distB="0" distL="114300" distR="114300" simplePos="0" relativeHeight="251906048" behindDoc="0" locked="0" layoutInCell="1" allowOverlap="1" wp14:anchorId="29104EFA" wp14:editId="7024CD57">
                <wp:simplePos x="0" y="0"/>
                <wp:positionH relativeFrom="column">
                  <wp:posOffset>1898220</wp:posOffset>
                </wp:positionH>
                <wp:positionV relativeFrom="paragraph">
                  <wp:posOffset>25435</wp:posOffset>
                </wp:positionV>
                <wp:extent cx="182880" cy="160560"/>
                <wp:effectExtent l="38100" t="38100" r="45720" b="49530"/>
                <wp:wrapNone/>
                <wp:docPr id="257" name="Ink 257"/>
                <wp:cNvGraphicFramePr/>
                <a:graphic xmlns:a="http://schemas.openxmlformats.org/drawingml/2006/main">
                  <a:graphicData uri="http://schemas.microsoft.com/office/word/2010/wordprocessingInk">
                    <w14:contentPart bwMode="auto" r:id="rId63">
                      <w14:nvContentPartPr>
                        <w14:cNvContentPartPr/>
                      </w14:nvContentPartPr>
                      <w14:xfrm>
                        <a:off x="0" y="0"/>
                        <a:ext cx="182880" cy="160560"/>
                      </w14:xfrm>
                    </w14:contentPart>
                  </a:graphicData>
                </a:graphic>
              </wp:anchor>
            </w:drawing>
          </mc:Choice>
          <mc:Fallback>
            <w:pict>
              <v:shape w14:anchorId="3C348C20" id="Ink 257" o:spid="_x0000_s1026" type="#_x0000_t75" style="position:absolute;margin-left:149.1pt;margin-top:1.65pt;width:15.1pt;height:13.3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">
                <v:imagedata r:id="rId64" o:title=""/>
              </v:shape>
            </w:pict>
          </mc:Fallback>
        </mc:AlternateContent>
      </w:r>
      <w:r w:rsidR="0CC831F5" w:rsidRPr="2E39EAAC">
        <w:rPr>
          <w:sz w:val="24"/>
          <w:szCs w:val="24"/>
        </w:rPr>
        <w:t>Since this machine will be ran frequently</w:t>
      </w:r>
      <w:r w:rsidR="00E02877">
        <w:rPr>
          <w:sz w:val="24"/>
          <w:szCs w:val="24"/>
        </w:rPr>
        <w:t>,</w:t>
      </w:r>
      <w:r w:rsidR="0CC831F5" w:rsidRPr="2E39EAAC">
        <w:rPr>
          <w:sz w:val="24"/>
          <w:szCs w:val="24"/>
        </w:rPr>
        <w:t xml:space="preserve"> regular maintenance of the machine is foreseeable. The maintenance and upkeep of the machine should be </w:t>
      </w:r>
      <w:r w:rsidR="57B611CC" w:rsidRPr="2E39EAAC">
        <w:rPr>
          <w:sz w:val="24"/>
          <w:szCs w:val="24"/>
        </w:rPr>
        <w:t xml:space="preserve">quick and </w:t>
      </w:r>
      <w:r w:rsidR="0CC831F5" w:rsidRPr="2E39EAAC">
        <w:rPr>
          <w:sz w:val="24"/>
          <w:szCs w:val="24"/>
        </w:rPr>
        <w:t>easy for personnel</w:t>
      </w:r>
      <w:r w:rsidR="1CB534D3" w:rsidRPr="2E39EAAC">
        <w:rPr>
          <w:sz w:val="24"/>
          <w:szCs w:val="24"/>
        </w:rPr>
        <w:t xml:space="preserve">. </w:t>
      </w:r>
      <w:r w:rsidR="7B6B3B16" w:rsidRPr="2E39EAAC">
        <w:rPr>
          <w:sz w:val="24"/>
          <w:szCs w:val="24"/>
        </w:rPr>
        <w:t xml:space="preserve">To allow for </w:t>
      </w:r>
      <w:r w:rsidR="23D490FD" w:rsidRPr="2E39EAAC">
        <w:rPr>
          <w:sz w:val="24"/>
          <w:szCs w:val="24"/>
        </w:rPr>
        <w:t xml:space="preserve">easy </w:t>
      </w:r>
      <w:r w:rsidR="7B6B3B16" w:rsidRPr="677CF4DB">
        <w:rPr>
          <w:sz w:val="24"/>
          <w:szCs w:val="24"/>
        </w:rPr>
        <w:t>maintenance no parts will be permanently sealed/glued together.</w:t>
      </w:r>
    </w:p>
    <w:p w14:paraId="6D690924" w14:textId="525C4A9D" w:rsidR="510EB20F" w:rsidRPr="00D97844" w:rsidRDefault="510EB20F" w:rsidP="00D97844">
      <w:pPr>
        <w:rPr>
          <w:b/>
          <w:bCs/>
          <w:sz w:val="24"/>
          <w:szCs w:val="24"/>
        </w:rPr>
      </w:pPr>
      <w:r w:rsidRPr="00D97844">
        <w:rPr>
          <w:b/>
          <w:bCs/>
          <w:sz w:val="24"/>
          <w:szCs w:val="24"/>
        </w:rPr>
        <w:t>Personn</w:t>
      </w:r>
      <w:r w:rsidR="709726E2" w:rsidRPr="00D97844">
        <w:rPr>
          <w:b/>
          <w:bCs/>
          <w:sz w:val="24"/>
          <w:szCs w:val="24"/>
        </w:rPr>
        <w:t>el Specification</w:t>
      </w:r>
    </w:p>
    <w:p w14:paraId="39114238" w14:textId="6C2D9D9D" w:rsidR="1CC85D7A" w:rsidRDefault="709726E2" w:rsidP="00E02877">
      <w:pPr>
        <w:ind w:firstLine="360"/>
        <w:rPr>
          <w:sz w:val="24"/>
          <w:szCs w:val="24"/>
        </w:rPr>
      </w:pPr>
      <w:proofErr w:type="spellStart"/>
      <w:r w:rsidRPr="37ADDEB4">
        <w:rPr>
          <w:sz w:val="24"/>
          <w:szCs w:val="24"/>
        </w:rPr>
        <w:t>Evergood</w:t>
      </w:r>
      <w:proofErr w:type="spellEnd"/>
      <w:r w:rsidRPr="37ADDEB4">
        <w:rPr>
          <w:sz w:val="24"/>
          <w:szCs w:val="24"/>
        </w:rPr>
        <w:t xml:space="preserve"> wine seeks a higher production rate so that they can reach a production output equal to their demand. </w:t>
      </w:r>
      <w:r w:rsidR="6C0C6B73" w:rsidRPr="2E39EAAC">
        <w:rPr>
          <w:sz w:val="24"/>
          <w:szCs w:val="24"/>
        </w:rPr>
        <w:t>Currently the pouching of all their products is done manually by volunteers</w:t>
      </w:r>
      <w:r w:rsidR="002544AC">
        <w:rPr>
          <w:sz w:val="24"/>
          <w:szCs w:val="24"/>
        </w:rPr>
        <w:t xml:space="preserve"> on weekends</w:t>
      </w:r>
      <w:r w:rsidR="6C0C6B73" w:rsidRPr="2E39EAAC">
        <w:rPr>
          <w:sz w:val="24"/>
          <w:szCs w:val="24"/>
        </w:rPr>
        <w:t xml:space="preserve">. </w:t>
      </w:r>
      <w:proofErr w:type="spellStart"/>
      <w:r w:rsidR="6C0C6B73" w:rsidRPr="2E39EAAC">
        <w:rPr>
          <w:sz w:val="24"/>
          <w:szCs w:val="24"/>
        </w:rPr>
        <w:t>Evergood</w:t>
      </w:r>
      <w:proofErr w:type="spellEnd"/>
      <w:r w:rsidR="6C0C6B73" w:rsidRPr="2E39EAAC">
        <w:rPr>
          <w:sz w:val="24"/>
          <w:szCs w:val="24"/>
        </w:rPr>
        <w:t xml:space="preserve"> aims to reduce the numb</w:t>
      </w:r>
      <w:r w:rsidR="4B5EDE0C" w:rsidRPr="2E39EAAC">
        <w:rPr>
          <w:sz w:val="24"/>
          <w:szCs w:val="24"/>
        </w:rPr>
        <w:t xml:space="preserve">er of people needed </w:t>
      </w:r>
      <w:r w:rsidR="002544AC">
        <w:rPr>
          <w:sz w:val="24"/>
          <w:szCs w:val="24"/>
        </w:rPr>
        <w:t>for the process to allow them to run on weekdays without volunteers.  This</w:t>
      </w:r>
      <w:r w:rsidR="00F05007">
        <w:rPr>
          <w:sz w:val="24"/>
          <w:szCs w:val="24"/>
        </w:rPr>
        <w:t xml:space="preserve"> will allow them </w:t>
      </w:r>
      <w:r w:rsidR="4B5EDE0C" w:rsidRPr="2E39EAAC">
        <w:rPr>
          <w:sz w:val="24"/>
          <w:szCs w:val="24"/>
        </w:rPr>
        <w:t>to increase their product output</w:t>
      </w:r>
      <w:r w:rsidR="759F307C" w:rsidRPr="2E39EAAC">
        <w:rPr>
          <w:sz w:val="24"/>
          <w:szCs w:val="24"/>
        </w:rPr>
        <w:t xml:space="preserve">. </w:t>
      </w:r>
      <w:r w:rsidR="00F05007">
        <w:rPr>
          <w:sz w:val="24"/>
          <w:szCs w:val="24"/>
        </w:rPr>
        <w:t xml:space="preserve"> </w:t>
      </w:r>
      <w:r w:rsidR="005D6C32">
        <w:rPr>
          <w:sz w:val="24"/>
          <w:szCs w:val="24"/>
        </w:rPr>
        <w:t>To allow for this setup</w:t>
      </w:r>
      <w:r w:rsidR="00B7639F">
        <w:rPr>
          <w:sz w:val="24"/>
          <w:szCs w:val="24"/>
        </w:rPr>
        <w:t>,</w:t>
      </w:r>
      <w:r w:rsidR="005D6C32">
        <w:rPr>
          <w:sz w:val="24"/>
          <w:szCs w:val="24"/>
        </w:rPr>
        <w:t xml:space="preserve"> the prototype shall require only o</w:t>
      </w:r>
      <w:r w:rsidR="759F307C" w:rsidRPr="2E39EAAC">
        <w:rPr>
          <w:sz w:val="24"/>
          <w:szCs w:val="24"/>
        </w:rPr>
        <w:t>ne</w:t>
      </w:r>
      <w:r w:rsidRPr="37ADDEB4">
        <w:rPr>
          <w:sz w:val="24"/>
          <w:szCs w:val="24"/>
        </w:rPr>
        <w:t xml:space="preserve"> user </w:t>
      </w:r>
      <w:r w:rsidR="005D6C32">
        <w:rPr>
          <w:sz w:val="24"/>
          <w:szCs w:val="24"/>
        </w:rPr>
        <w:t>to</w:t>
      </w:r>
      <w:r w:rsidRPr="37ADDEB4">
        <w:rPr>
          <w:sz w:val="24"/>
          <w:szCs w:val="24"/>
        </w:rPr>
        <w:t xml:space="preserve"> operate </w:t>
      </w:r>
      <w:r w:rsidRPr="1065B4A7">
        <w:rPr>
          <w:sz w:val="24"/>
          <w:szCs w:val="24"/>
        </w:rPr>
        <w:t>the</w:t>
      </w:r>
      <w:r w:rsidRPr="781F6E00">
        <w:rPr>
          <w:sz w:val="24"/>
          <w:szCs w:val="24"/>
        </w:rPr>
        <w:t xml:space="preserve"> </w:t>
      </w:r>
      <w:r w:rsidRPr="37ADDEB4">
        <w:rPr>
          <w:sz w:val="24"/>
          <w:szCs w:val="24"/>
        </w:rPr>
        <w:t>machine</w:t>
      </w:r>
      <w:r w:rsidR="005D6C32">
        <w:rPr>
          <w:sz w:val="24"/>
          <w:szCs w:val="24"/>
        </w:rPr>
        <w:t>,</w:t>
      </w:r>
      <w:r w:rsidRPr="37ADDEB4">
        <w:rPr>
          <w:sz w:val="24"/>
          <w:szCs w:val="24"/>
        </w:rPr>
        <w:t xml:space="preserve"> </w:t>
      </w:r>
      <w:r w:rsidR="00B7639F">
        <w:rPr>
          <w:sz w:val="24"/>
          <w:szCs w:val="24"/>
        </w:rPr>
        <w:t xml:space="preserve">and the entire </w:t>
      </w:r>
      <w:r w:rsidR="0043536D">
        <w:rPr>
          <w:sz w:val="24"/>
          <w:szCs w:val="24"/>
        </w:rPr>
        <w:t>process</w:t>
      </w:r>
      <w:r w:rsidR="00E567E9">
        <w:rPr>
          <w:sz w:val="24"/>
          <w:szCs w:val="24"/>
        </w:rPr>
        <w:t xml:space="preserve"> shall only require</w:t>
      </w:r>
      <w:r w:rsidRPr="37ADDEB4">
        <w:rPr>
          <w:sz w:val="24"/>
          <w:szCs w:val="24"/>
        </w:rPr>
        <w:t xml:space="preserve"> </w:t>
      </w:r>
      <w:r w:rsidR="228C77EE" w:rsidRPr="2E39EAAC">
        <w:rPr>
          <w:sz w:val="24"/>
          <w:szCs w:val="24"/>
        </w:rPr>
        <w:t>two</w:t>
      </w:r>
      <w:r w:rsidRPr="37ADDEB4">
        <w:rPr>
          <w:sz w:val="24"/>
          <w:szCs w:val="24"/>
        </w:rPr>
        <w:t xml:space="preserve"> personnel</w:t>
      </w:r>
      <w:r w:rsidR="0043536D">
        <w:rPr>
          <w:sz w:val="24"/>
          <w:szCs w:val="24"/>
        </w:rPr>
        <w:t xml:space="preserve"> (to include the operator)</w:t>
      </w:r>
      <w:r w:rsidR="00E567E9">
        <w:rPr>
          <w:sz w:val="24"/>
          <w:szCs w:val="24"/>
        </w:rPr>
        <w:t xml:space="preserve"> to</w:t>
      </w:r>
      <w:r w:rsidRPr="37ADDEB4">
        <w:rPr>
          <w:sz w:val="24"/>
          <w:szCs w:val="24"/>
        </w:rPr>
        <w:t xml:space="preserve"> perform depalletizations, labelling, loading, operation, and palletization.</w:t>
      </w:r>
    </w:p>
    <w:p w14:paraId="09F6643D" w14:textId="6E227484" w:rsidR="773461E1" w:rsidRPr="00D97844" w:rsidRDefault="18262D98" w:rsidP="00D97844">
      <w:pPr>
        <w:rPr>
          <w:b/>
          <w:bCs/>
          <w:sz w:val="24"/>
          <w:szCs w:val="24"/>
        </w:rPr>
      </w:pPr>
      <w:r w:rsidRPr="00D97844">
        <w:rPr>
          <w:b/>
          <w:bCs/>
          <w:sz w:val="24"/>
          <w:szCs w:val="24"/>
        </w:rPr>
        <w:t>Calibration Specifications</w:t>
      </w:r>
    </w:p>
    <w:p w14:paraId="49423EB6" w14:textId="623F6FC6" w:rsidR="18262D98" w:rsidRDefault="00B1183A" w:rsidP="00221CA1">
      <w:pPr>
        <w:ind w:firstLine="360"/>
        <w:rPr>
          <w:sz w:val="24"/>
          <w:szCs w:val="24"/>
        </w:rPr>
      </w:pPr>
      <w:r>
        <w:rPr>
          <w:rFonts w:eastAsiaTheme="minorEastAsia"/>
          <w:sz w:val="24"/>
          <w:szCs w:val="24"/>
        </w:rPr>
        <w:t xml:space="preserve">The </w:t>
      </w:r>
      <w:r w:rsidRPr="00B1183A">
        <w:rPr>
          <w:rFonts w:eastAsiaTheme="minorEastAsia"/>
          <w:sz w:val="24"/>
          <w:szCs w:val="24"/>
        </w:rPr>
        <w:t>Alcohol and Tobacco Tax and Trade Bureau (TTB)</w:t>
      </w:r>
      <w:r>
        <w:rPr>
          <w:rFonts w:eastAsiaTheme="minorEastAsia"/>
          <w:sz w:val="24"/>
          <w:szCs w:val="24"/>
        </w:rPr>
        <w:t xml:space="preserve"> specifies </w:t>
      </w:r>
      <w:r w:rsidR="6482413C" w:rsidRPr="314657E5">
        <w:rPr>
          <w:rFonts w:eastAsiaTheme="minorEastAsia"/>
          <w:sz w:val="24"/>
          <w:szCs w:val="24"/>
        </w:rPr>
        <w:t>a tolerance range that must be met for fill volume</w:t>
      </w:r>
      <w:r w:rsidR="1938E359" w:rsidRPr="02550382">
        <w:rPr>
          <w:rFonts w:eastAsiaTheme="minorEastAsia"/>
          <w:sz w:val="24"/>
          <w:szCs w:val="24"/>
        </w:rPr>
        <w:t xml:space="preserve"> </w:t>
      </w:r>
      <w:r w:rsidR="3A9A7A2E" w:rsidRPr="7EE02685">
        <w:rPr>
          <w:rFonts w:eastAsiaTheme="minorEastAsia"/>
          <w:sz w:val="24"/>
          <w:szCs w:val="24"/>
        </w:rPr>
        <w:t xml:space="preserve">as </w:t>
      </w:r>
      <w:r w:rsidR="1938E359" w:rsidRPr="02550382">
        <w:rPr>
          <w:rFonts w:eastAsiaTheme="minorEastAsia"/>
          <w:sz w:val="24"/>
          <w:szCs w:val="24"/>
        </w:rPr>
        <w:t xml:space="preserve">discussed </w:t>
      </w:r>
      <w:r w:rsidR="1938E359" w:rsidRPr="013346EE">
        <w:rPr>
          <w:rFonts w:eastAsiaTheme="minorEastAsia"/>
          <w:sz w:val="24"/>
          <w:szCs w:val="24"/>
        </w:rPr>
        <w:t>previously</w:t>
      </w:r>
      <w:r w:rsidR="6482413C" w:rsidRPr="013346EE">
        <w:rPr>
          <w:rFonts w:eastAsiaTheme="minorEastAsia"/>
          <w:sz w:val="24"/>
          <w:szCs w:val="24"/>
        </w:rPr>
        <w:t>.</w:t>
      </w:r>
      <w:r w:rsidR="6482413C" w:rsidRPr="314657E5">
        <w:rPr>
          <w:rFonts w:eastAsiaTheme="minorEastAsia"/>
          <w:sz w:val="24"/>
          <w:szCs w:val="24"/>
        </w:rPr>
        <w:t xml:space="preserve"> </w:t>
      </w:r>
      <w:r w:rsidR="18262D98" w:rsidRPr="6AB79492">
        <w:rPr>
          <w:sz w:val="24"/>
          <w:szCs w:val="24"/>
        </w:rPr>
        <w:t xml:space="preserve">Due to changes in </w:t>
      </w:r>
      <w:r w:rsidR="36DA24B2" w:rsidRPr="013346EE">
        <w:rPr>
          <w:sz w:val="24"/>
          <w:szCs w:val="24"/>
        </w:rPr>
        <w:t>environment</w:t>
      </w:r>
      <w:r w:rsidR="3F297BB6" w:rsidRPr="013346EE">
        <w:rPr>
          <w:sz w:val="24"/>
          <w:szCs w:val="24"/>
        </w:rPr>
        <w:t>al</w:t>
      </w:r>
      <w:r w:rsidR="36DA24B2" w:rsidRPr="6AB79492">
        <w:rPr>
          <w:sz w:val="24"/>
          <w:szCs w:val="24"/>
        </w:rPr>
        <w:t xml:space="preserve"> characteristics</w:t>
      </w:r>
      <w:r>
        <w:rPr>
          <w:sz w:val="24"/>
          <w:szCs w:val="24"/>
        </w:rPr>
        <w:t xml:space="preserve"> and flow rates</w:t>
      </w:r>
      <w:r w:rsidR="7F150598" w:rsidRPr="2E39EAAC">
        <w:rPr>
          <w:sz w:val="24"/>
          <w:szCs w:val="24"/>
        </w:rPr>
        <w:t>,</w:t>
      </w:r>
      <w:r w:rsidR="36DA24B2" w:rsidRPr="6AB79492">
        <w:rPr>
          <w:sz w:val="24"/>
          <w:szCs w:val="24"/>
        </w:rPr>
        <w:t xml:space="preserve"> </w:t>
      </w:r>
      <w:r w:rsidR="6685D2EF" w:rsidRPr="482C43FC">
        <w:rPr>
          <w:sz w:val="24"/>
          <w:szCs w:val="24"/>
        </w:rPr>
        <w:t>fill</w:t>
      </w:r>
      <w:r w:rsidR="6685D2EF" w:rsidRPr="275BADA0">
        <w:rPr>
          <w:sz w:val="24"/>
          <w:szCs w:val="24"/>
        </w:rPr>
        <w:t xml:space="preserve"> times </w:t>
      </w:r>
      <w:r>
        <w:rPr>
          <w:sz w:val="24"/>
          <w:szCs w:val="24"/>
        </w:rPr>
        <w:t>may</w:t>
      </w:r>
      <w:r w:rsidR="6685D2EF" w:rsidRPr="275BADA0">
        <w:rPr>
          <w:sz w:val="24"/>
          <w:szCs w:val="24"/>
        </w:rPr>
        <w:t xml:space="preserve"> vary</w:t>
      </w:r>
      <w:r w:rsidR="6685D2EF" w:rsidRPr="12BE64B5">
        <w:rPr>
          <w:sz w:val="24"/>
          <w:szCs w:val="24"/>
        </w:rPr>
        <w:t>.</w:t>
      </w:r>
      <w:r w:rsidR="6685D2EF" w:rsidRPr="275BADA0">
        <w:rPr>
          <w:sz w:val="24"/>
          <w:szCs w:val="24"/>
        </w:rPr>
        <w:t xml:space="preserve"> </w:t>
      </w:r>
      <w:r w:rsidR="6685D2EF" w:rsidRPr="1B06E5A5">
        <w:rPr>
          <w:sz w:val="24"/>
          <w:szCs w:val="24"/>
        </w:rPr>
        <w:t>Therefore</w:t>
      </w:r>
      <w:r w:rsidR="0ED8A953" w:rsidRPr="23E56EE3">
        <w:rPr>
          <w:sz w:val="24"/>
          <w:szCs w:val="24"/>
        </w:rPr>
        <w:t>,</w:t>
      </w:r>
      <w:r w:rsidR="6685D2EF" w:rsidRPr="1B06E5A5">
        <w:rPr>
          <w:sz w:val="24"/>
          <w:szCs w:val="24"/>
        </w:rPr>
        <w:t xml:space="preserve"> the ability to </w:t>
      </w:r>
      <w:r w:rsidR="6685D2EF" w:rsidRPr="19E52911">
        <w:rPr>
          <w:sz w:val="24"/>
          <w:szCs w:val="24"/>
        </w:rPr>
        <w:t>calibrate</w:t>
      </w:r>
      <w:r w:rsidR="6AE837B0" w:rsidRPr="23E56EE3">
        <w:rPr>
          <w:sz w:val="24"/>
          <w:szCs w:val="24"/>
        </w:rPr>
        <w:t xml:space="preserve"> </w:t>
      </w:r>
      <w:r w:rsidR="4938892D" w:rsidRPr="743E90E0">
        <w:rPr>
          <w:sz w:val="24"/>
          <w:szCs w:val="24"/>
        </w:rPr>
        <w:t xml:space="preserve">fill time </w:t>
      </w:r>
      <w:r w:rsidR="4938892D" w:rsidRPr="2C33B14F">
        <w:rPr>
          <w:sz w:val="24"/>
          <w:szCs w:val="24"/>
        </w:rPr>
        <w:t xml:space="preserve">is </w:t>
      </w:r>
      <w:r w:rsidR="4938892D" w:rsidRPr="4003772E">
        <w:rPr>
          <w:sz w:val="24"/>
          <w:szCs w:val="24"/>
        </w:rPr>
        <w:t>important.</w:t>
      </w:r>
      <w:r w:rsidR="779AD016" w:rsidRPr="53B94A67">
        <w:rPr>
          <w:sz w:val="24"/>
          <w:szCs w:val="24"/>
        </w:rPr>
        <w:t xml:space="preserve"> </w:t>
      </w:r>
      <w:r w:rsidR="779AD016" w:rsidRPr="380DCE05">
        <w:rPr>
          <w:sz w:val="24"/>
          <w:szCs w:val="24"/>
        </w:rPr>
        <w:t>Since there are two sized pouches</w:t>
      </w:r>
      <w:r w:rsidR="779AD016" w:rsidRPr="72ABAA24">
        <w:rPr>
          <w:sz w:val="24"/>
          <w:szCs w:val="24"/>
        </w:rPr>
        <w:t xml:space="preserve">, there will be </w:t>
      </w:r>
      <w:r w:rsidR="779AD016" w:rsidRPr="492DE7C7">
        <w:rPr>
          <w:sz w:val="24"/>
          <w:szCs w:val="24"/>
        </w:rPr>
        <w:t xml:space="preserve">a setting </w:t>
      </w:r>
      <w:r w:rsidR="779AD016" w:rsidRPr="0F618126">
        <w:rPr>
          <w:sz w:val="24"/>
          <w:szCs w:val="24"/>
        </w:rPr>
        <w:t>for each pouch siz</w:t>
      </w:r>
      <w:r w:rsidR="00D476E8">
        <w:rPr>
          <w:sz w:val="24"/>
          <w:szCs w:val="24"/>
        </w:rPr>
        <w:t xml:space="preserve">e.  </w:t>
      </w:r>
      <w:r w:rsidR="465FD059" w:rsidRPr="2E39EAAC">
        <w:rPr>
          <w:sz w:val="24"/>
          <w:szCs w:val="24"/>
        </w:rPr>
        <w:t xml:space="preserve"> </w:t>
      </w:r>
      <w:r w:rsidR="00D476E8">
        <w:rPr>
          <w:sz w:val="24"/>
          <w:szCs w:val="24"/>
        </w:rPr>
        <w:t>The machine</w:t>
      </w:r>
      <w:r w:rsidR="00DC7A4C">
        <w:rPr>
          <w:sz w:val="24"/>
          <w:szCs w:val="24"/>
        </w:rPr>
        <w:t xml:space="preserve"> </w:t>
      </w:r>
      <w:r w:rsidR="002341D1">
        <w:rPr>
          <w:sz w:val="24"/>
          <w:szCs w:val="24"/>
        </w:rPr>
        <w:t xml:space="preserve">control system </w:t>
      </w:r>
      <w:r w:rsidR="00DC7A4C">
        <w:rPr>
          <w:sz w:val="24"/>
          <w:szCs w:val="24"/>
        </w:rPr>
        <w:t xml:space="preserve">will </w:t>
      </w:r>
      <w:r w:rsidR="00D476E8">
        <w:rPr>
          <w:sz w:val="24"/>
          <w:szCs w:val="24"/>
        </w:rPr>
        <w:t>allow the user to set the specific flow rate</w:t>
      </w:r>
      <w:r w:rsidR="002341D1">
        <w:rPr>
          <w:sz w:val="24"/>
          <w:szCs w:val="24"/>
        </w:rPr>
        <w:t xml:space="preserve"> to adjust speed and maximize output. Additionally, t</w:t>
      </w:r>
      <w:r w:rsidR="002341D1" w:rsidRPr="4AF05CB6">
        <w:rPr>
          <w:sz w:val="24"/>
          <w:szCs w:val="24"/>
        </w:rPr>
        <w:t>he sponsor has asked</w:t>
      </w:r>
      <w:r w:rsidR="002341D1" w:rsidRPr="02E57D25">
        <w:rPr>
          <w:sz w:val="24"/>
          <w:szCs w:val="24"/>
        </w:rPr>
        <w:t xml:space="preserve"> specifically </w:t>
      </w:r>
      <w:r w:rsidR="002341D1" w:rsidRPr="11CFFE97">
        <w:rPr>
          <w:sz w:val="24"/>
          <w:szCs w:val="24"/>
        </w:rPr>
        <w:t>that the product have a manual</w:t>
      </w:r>
      <w:r w:rsidR="002341D1" w:rsidRPr="45BAD133">
        <w:rPr>
          <w:sz w:val="24"/>
          <w:szCs w:val="24"/>
        </w:rPr>
        <w:t xml:space="preserve"> calibration via </w:t>
      </w:r>
      <w:r w:rsidR="002341D1" w:rsidRPr="3DE60B1C">
        <w:rPr>
          <w:sz w:val="24"/>
          <w:szCs w:val="24"/>
        </w:rPr>
        <w:t>compression of filling tube</w:t>
      </w:r>
      <w:r w:rsidR="002341D1">
        <w:rPr>
          <w:sz w:val="24"/>
          <w:szCs w:val="24"/>
        </w:rPr>
        <w:t xml:space="preserve"> for fine adjustment</w:t>
      </w:r>
      <w:r w:rsidR="002341D1" w:rsidRPr="3DE60B1C">
        <w:rPr>
          <w:sz w:val="24"/>
          <w:szCs w:val="24"/>
        </w:rPr>
        <w:t>.</w:t>
      </w:r>
    </w:p>
    <w:p w14:paraId="507CF49A" w14:textId="248427DC" w:rsidR="14C6CCB2" w:rsidRPr="00D97844" w:rsidRDefault="19230BAE" w:rsidP="00D97844">
      <w:pPr>
        <w:rPr>
          <w:b/>
          <w:bCs/>
          <w:sz w:val="24"/>
          <w:szCs w:val="24"/>
        </w:rPr>
      </w:pPr>
      <w:r w:rsidRPr="00D97844">
        <w:rPr>
          <w:b/>
          <w:bCs/>
          <w:sz w:val="24"/>
          <w:szCs w:val="24"/>
        </w:rPr>
        <w:t>Usage Specification</w:t>
      </w:r>
    </w:p>
    <w:p w14:paraId="423A7E06" w14:textId="21F5E6D9" w:rsidR="00811FA8" w:rsidRDefault="00A05A0E" w:rsidP="00811FA8">
      <w:pPr>
        <w:ind w:firstLine="360"/>
        <w:rPr>
          <w:sz w:val="24"/>
          <w:szCs w:val="24"/>
        </w:rPr>
      </w:pPr>
      <w:proofErr w:type="spellStart"/>
      <w:r>
        <w:rPr>
          <w:sz w:val="24"/>
          <w:szCs w:val="24"/>
        </w:rPr>
        <w:t>Evergood</w:t>
      </w:r>
      <w:proofErr w:type="spellEnd"/>
      <w:r>
        <w:rPr>
          <w:sz w:val="24"/>
          <w:szCs w:val="24"/>
        </w:rPr>
        <w:t xml:space="preserve"> currently operates a canning machine </w:t>
      </w:r>
      <w:r w:rsidR="00B4755F">
        <w:rPr>
          <w:sz w:val="24"/>
          <w:szCs w:val="24"/>
        </w:rPr>
        <w:t>for their other products.</w:t>
      </w:r>
      <w:r w:rsidR="0091106B">
        <w:rPr>
          <w:sz w:val="24"/>
          <w:szCs w:val="24"/>
        </w:rPr>
        <w:t xml:space="preserve"> When using this machine</w:t>
      </w:r>
      <w:r w:rsidR="00A9479B">
        <w:rPr>
          <w:sz w:val="24"/>
          <w:szCs w:val="24"/>
        </w:rPr>
        <w:t>,</w:t>
      </w:r>
      <w:r w:rsidR="0091106B">
        <w:rPr>
          <w:sz w:val="24"/>
          <w:szCs w:val="24"/>
        </w:rPr>
        <w:t xml:space="preserve"> they rearrange the</w:t>
      </w:r>
      <w:r w:rsidR="004D0AD5">
        <w:rPr>
          <w:sz w:val="24"/>
          <w:szCs w:val="24"/>
        </w:rPr>
        <w:t xml:space="preserve"> layout of their multiuse facility.  To allow for similar operation of the</w:t>
      </w:r>
      <w:r w:rsidR="00E25F69">
        <w:rPr>
          <w:sz w:val="24"/>
          <w:szCs w:val="24"/>
        </w:rPr>
        <w:t xml:space="preserve"> wine pouching prototype</w:t>
      </w:r>
      <w:r w:rsidR="004D0AD5">
        <w:rPr>
          <w:sz w:val="24"/>
          <w:szCs w:val="24"/>
        </w:rPr>
        <w:t xml:space="preserve">, the </w:t>
      </w:r>
      <w:r w:rsidR="00E25F69">
        <w:rPr>
          <w:sz w:val="24"/>
          <w:szCs w:val="24"/>
        </w:rPr>
        <w:t xml:space="preserve">design </w:t>
      </w:r>
      <w:r w:rsidR="00811FA8">
        <w:rPr>
          <w:sz w:val="24"/>
          <w:szCs w:val="24"/>
        </w:rPr>
        <w:t xml:space="preserve">shall be mobile so that it can be moved to a new location with 2 or less people. </w:t>
      </w:r>
      <w:r w:rsidR="00811FA8" w:rsidRPr="11258629">
        <w:rPr>
          <w:sz w:val="24"/>
          <w:szCs w:val="24"/>
        </w:rPr>
        <w:t>To ensure this specification</w:t>
      </w:r>
      <w:r w:rsidR="00765A7C">
        <w:rPr>
          <w:sz w:val="24"/>
          <w:szCs w:val="24"/>
        </w:rPr>
        <w:t>,</w:t>
      </w:r>
      <w:r w:rsidR="00811FA8" w:rsidRPr="11258629">
        <w:rPr>
          <w:sz w:val="24"/>
          <w:szCs w:val="24"/>
        </w:rPr>
        <w:t xml:space="preserve"> a weight limit of 440lb has been set.</w:t>
      </w:r>
      <w:r w:rsidR="00A9479B">
        <w:rPr>
          <w:sz w:val="24"/>
          <w:szCs w:val="24"/>
        </w:rPr>
        <w:t xml:space="preserve"> This number was found by researching that the average push force of a person is 44</w:t>
      </w:r>
      <w:r w:rsidR="00C03481">
        <w:rPr>
          <w:sz w:val="24"/>
          <w:szCs w:val="24"/>
        </w:rPr>
        <w:t xml:space="preserve">lb </w:t>
      </w:r>
      <w:r w:rsidR="00B2176A">
        <w:rPr>
          <w:sz w:val="24"/>
          <w:szCs w:val="24"/>
        </w:rPr>
        <w:t xml:space="preserve">[1]. </w:t>
      </w:r>
      <w:proofErr w:type="gramStart"/>
      <w:r w:rsidR="00C03481">
        <w:rPr>
          <w:sz w:val="24"/>
          <w:szCs w:val="24"/>
        </w:rPr>
        <w:t>Assuming that</w:t>
      </w:r>
      <w:proofErr w:type="gramEnd"/>
      <w:r w:rsidR="00C03481">
        <w:rPr>
          <w:sz w:val="24"/>
          <w:szCs w:val="24"/>
        </w:rPr>
        <w:t xml:space="preserve"> th</w:t>
      </w:r>
      <w:r w:rsidR="0017639A">
        <w:rPr>
          <w:sz w:val="24"/>
          <w:szCs w:val="24"/>
        </w:rPr>
        <w:t xml:space="preserve">e two people who are operating this machine are pushing at the same time and that the machine is on wheels, </w:t>
      </w:r>
      <w:r w:rsidR="007B5BCA">
        <w:rPr>
          <w:sz w:val="24"/>
          <w:szCs w:val="24"/>
        </w:rPr>
        <w:t xml:space="preserve">this source showed that two </w:t>
      </w:r>
      <w:r w:rsidR="005B1718">
        <w:rPr>
          <w:sz w:val="24"/>
          <w:szCs w:val="24"/>
        </w:rPr>
        <w:t xml:space="preserve">average </w:t>
      </w:r>
      <w:r w:rsidR="007B5BCA">
        <w:rPr>
          <w:sz w:val="24"/>
          <w:szCs w:val="24"/>
        </w:rPr>
        <w:t xml:space="preserve">people </w:t>
      </w:r>
      <w:r w:rsidR="005B1718">
        <w:rPr>
          <w:sz w:val="24"/>
          <w:szCs w:val="24"/>
        </w:rPr>
        <w:t xml:space="preserve">are able to </w:t>
      </w:r>
      <w:r w:rsidR="007B5BCA">
        <w:rPr>
          <w:sz w:val="24"/>
          <w:szCs w:val="24"/>
        </w:rPr>
        <w:t>push</w:t>
      </w:r>
      <w:r w:rsidR="005B1718">
        <w:rPr>
          <w:sz w:val="24"/>
          <w:szCs w:val="24"/>
        </w:rPr>
        <w:t xml:space="preserve"> a machine on wheels weighing up to 440lb. </w:t>
      </w:r>
      <w:r w:rsidR="0017639A">
        <w:rPr>
          <w:sz w:val="24"/>
          <w:szCs w:val="24"/>
        </w:rPr>
        <w:t xml:space="preserve"> </w:t>
      </w:r>
    </w:p>
    <w:p w14:paraId="29D7F6D4" w14:textId="3EA6D01D" w:rsidR="00A62492" w:rsidRDefault="008910A4" w:rsidP="00A62492">
      <w:pPr>
        <w:ind w:firstLine="360"/>
        <w:rPr>
          <w:sz w:val="24"/>
          <w:szCs w:val="24"/>
        </w:rPr>
      </w:pPr>
      <w:r>
        <w:rPr>
          <w:sz w:val="24"/>
          <w:szCs w:val="24"/>
        </w:rPr>
        <w:t xml:space="preserve">The sponsor uses 1.5L and 750mL </w:t>
      </w:r>
      <w:proofErr w:type="spellStart"/>
      <w:r>
        <w:rPr>
          <w:sz w:val="24"/>
          <w:szCs w:val="24"/>
        </w:rPr>
        <w:t>Astrapouches</w:t>
      </w:r>
      <w:proofErr w:type="spellEnd"/>
      <w:r>
        <w:rPr>
          <w:sz w:val="24"/>
          <w:szCs w:val="24"/>
        </w:rPr>
        <w:t xml:space="preserve"> for packaging the wine</w:t>
      </w:r>
      <w:r w:rsidR="00446E95">
        <w:rPr>
          <w:sz w:val="24"/>
          <w:szCs w:val="24"/>
        </w:rPr>
        <w:t xml:space="preserve">.  </w:t>
      </w:r>
      <w:proofErr w:type="gramStart"/>
      <w:r w:rsidR="00446E95">
        <w:rPr>
          <w:sz w:val="24"/>
          <w:szCs w:val="24"/>
        </w:rPr>
        <w:t>Both of these</w:t>
      </w:r>
      <w:proofErr w:type="gramEnd"/>
      <w:r w:rsidR="00446E95">
        <w:rPr>
          <w:sz w:val="24"/>
          <w:szCs w:val="24"/>
        </w:rPr>
        <w:t xml:space="preserve"> pouches use the same cap and spout configuration</w:t>
      </w:r>
      <w:r w:rsidR="00546C4E">
        <w:rPr>
          <w:sz w:val="24"/>
          <w:szCs w:val="24"/>
        </w:rPr>
        <w:t xml:space="preserve">. To </w:t>
      </w:r>
      <w:r w:rsidR="00203892">
        <w:rPr>
          <w:sz w:val="24"/>
          <w:szCs w:val="24"/>
        </w:rPr>
        <w:t xml:space="preserve">allow the sponsor to continue to use these pouches, the prototype shall be able to fill both </w:t>
      </w:r>
      <w:r w:rsidR="009B5D3F">
        <w:rPr>
          <w:sz w:val="24"/>
          <w:szCs w:val="24"/>
        </w:rPr>
        <w:t>fill</w:t>
      </w:r>
      <w:r w:rsidR="009B5D3F" w:rsidRPr="00E80D21">
        <w:rPr>
          <w:sz w:val="24"/>
          <w:szCs w:val="24"/>
        </w:rPr>
        <w:t xml:space="preserve"> both 750mL and 1.5L </w:t>
      </w:r>
      <w:proofErr w:type="spellStart"/>
      <w:r w:rsidR="009B5D3F" w:rsidRPr="00E80D21">
        <w:rPr>
          <w:sz w:val="24"/>
          <w:szCs w:val="24"/>
        </w:rPr>
        <w:t>Astrapouch</w:t>
      </w:r>
      <w:r w:rsidR="009A628F">
        <w:rPr>
          <w:sz w:val="24"/>
          <w:szCs w:val="24"/>
        </w:rPr>
        <w:t>es</w:t>
      </w:r>
      <w:proofErr w:type="spellEnd"/>
      <w:r w:rsidR="009B5D3F">
        <w:rPr>
          <w:sz w:val="24"/>
          <w:szCs w:val="24"/>
        </w:rPr>
        <w:t>.</w:t>
      </w:r>
    </w:p>
    <w:p w14:paraId="5FD46196" w14:textId="373BAA61" w:rsidR="00A62492" w:rsidRDefault="424BBE7B" w:rsidP="00A62492">
      <w:pPr>
        <w:ind w:firstLine="360"/>
        <w:rPr>
          <w:sz w:val="24"/>
          <w:szCs w:val="24"/>
        </w:rPr>
      </w:pPr>
      <w:r w:rsidRPr="2E39EAAC">
        <w:rPr>
          <w:sz w:val="24"/>
          <w:szCs w:val="24"/>
        </w:rPr>
        <w:t>The automated pouching system must perform certain tasks and operate</w:t>
      </w:r>
      <w:r w:rsidR="3F1156BC" w:rsidRPr="2E39EAAC">
        <w:rPr>
          <w:sz w:val="24"/>
          <w:szCs w:val="24"/>
        </w:rPr>
        <w:t xml:space="preserve"> these</w:t>
      </w:r>
      <w:r w:rsidRPr="2E39EAAC">
        <w:rPr>
          <w:sz w:val="24"/>
          <w:szCs w:val="24"/>
        </w:rPr>
        <w:t xml:space="preserve"> tasks in a particular manner for this system to be viable.</w:t>
      </w:r>
      <w:r w:rsidR="000C6C07">
        <w:rPr>
          <w:sz w:val="24"/>
          <w:szCs w:val="24"/>
        </w:rPr>
        <w:t xml:space="preserve">  To start the user shall be able to load a pouch into the machine and the machine shall indicate the pouch has been loaded and is ready for filling.  </w:t>
      </w:r>
      <w:r w:rsidR="005B7D15">
        <w:rPr>
          <w:sz w:val="24"/>
          <w:szCs w:val="24"/>
        </w:rPr>
        <w:t xml:space="preserve">The indicator will provide confirmation to the user that pouch has been loaded properly and </w:t>
      </w:r>
      <w:r w:rsidR="008944CC">
        <w:rPr>
          <w:sz w:val="24"/>
          <w:szCs w:val="24"/>
        </w:rPr>
        <w:t xml:space="preserve">as a pouch that is not fully loaded or secured is </w:t>
      </w:r>
      <w:r w:rsidR="00EB19C1">
        <w:rPr>
          <w:sz w:val="24"/>
          <w:szCs w:val="24"/>
        </w:rPr>
        <w:t>at risk of spilling</w:t>
      </w:r>
      <w:r w:rsidR="00590E2C">
        <w:rPr>
          <w:sz w:val="24"/>
          <w:szCs w:val="24"/>
        </w:rPr>
        <w:t xml:space="preserve"> wine</w:t>
      </w:r>
      <w:r w:rsidR="00333483">
        <w:rPr>
          <w:sz w:val="24"/>
          <w:szCs w:val="24"/>
        </w:rPr>
        <w:t>.</w:t>
      </w:r>
    </w:p>
    <w:p w14:paraId="77128AA9" w14:textId="651132BD" w:rsidR="424BBE7B" w:rsidRDefault="4EF0405F" w:rsidP="00A62492">
      <w:pPr>
        <w:ind w:firstLine="360"/>
        <w:rPr>
          <w:sz w:val="24"/>
          <w:szCs w:val="24"/>
        </w:rPr>
      </w:pPr>
      <w:r w:rsidRPr="2E39EAAC">
        <w:rPr>
          <w:sz w:val="24"/>
          <w:szCs w:val="24"/>
        </w:rPr>
        <w:t xml:space="preserve">Inert gases are typically used to fill the cavities where food and beverages reside to prevent bacterial growth via oxygen consumption. </w:t>
      </w:r>
      <w:r w:rsidR="61361111" w:rsidRPr="2E39EAAC">
        <w:rPr>
          <w:sz w:val="24"/>
          <w:szCs w:val="24"/>
        </w:rPr>
        <w:t>Also</w:t>
      </w:r>
      <w:r w:rsidR="43B1B884" w:rsidRPr="2E39EAAC">
        <w:rPr>
          <w:sz w:val="24"/>
          <w:szCs w:val="24"/>
        </w:rPr>
        <w:t>,</w:t>
      </w:r>
      <w:r w:rsidR="61361111" w:rsidRPr="2E39EAAC">
        <w:rPr>
          <w:sz w:val="24"/>
          <w:szCs w:val="24"/>
        </w:rPr>
        <w:t xml:space="preserve"> </w:t>
      </w:r>
      <w:r w:rsidR="1FDAF643" w:rsidRPr="2E39EAAC">
        <w:rPr>
          <w:sz w:val="24"/>
          <w:szCs w:val="24"/>
        </w:rPr>
        <w:t>pouches must be ‘</w:t>
      </w:r>
      <w:r w:rsidR="64623FB6" w:rsidRPr="2E39EAAC">
        <w:rPr>
          <w:sz w:val="24"/>
          <w:szCs w:val="24"/>
        </w:rPr>
        <w:t>expanded</w:t>
      </w:r>
      <w:r w:rsidR="1FDAF643" w:rsidRPr="2E39EAAC">
        <w:rPr>
          <w:sz w:val="24"/>
          <w:szCs w:val="24"/>
        </w:rPr>
        <w:t xml:space="preserve">’ so that they can be filled with liquid. </w:t>
      </w:r>
      <w:r w:rsidR="62EB12C8" w:rsidRPr="2E39EAAC">
        <w:rPr>
          <w:sz w:val="24"/>
          <w:szCs w:val="24"/>
        </w:rPr>
        <w:t>The machine must be able to automatically open</w:t>
      </w:r>
      <w:r w:rsidR="0DD26222" w:rsidRPr="2E39EAAC">
        <w:rPr>
          <w:sz w:val="24"/>
          <w:szCs w:val="24"/>
        </w:rPr>
        <w:t>/expand</w:t>
      </w:r>
      <w:r w:rsidR="62EB12C8" w:rsidRPr="2E39EAAC">
        <w:rPr>
          <w:sz w:val="24"/>
          <w:szCs w:val="24"/>
        </w:rPr>
        <w:t xml:space="preserve"> pouches with puffs of nitrogen.</w:t>
      </w:r>
      <w:r w:rsidR="16BE2A42" w:rsidRPr="2E39EAAC">
        <w:rPr>
          <w:sz w:val="24"/>
          <w:szCs w:val="24"/>
        </w:rPr>
        <w:t xml:space="preserve"> </w:t>
      </w:r>
      <w:r w:rsidR="3E77C84A" w:rsidRPr="2E39EAAC">
        <w:rPr>
          <w:sz w:val="24"/>
          <w:szCs w:val="24"/>
        </w:rPr>
        <w:t>To maintain the structural integrity of the bag and to</w:t>
      </w:r>
      <w:r w:rsidR="62518456" w:rsidRPr="2E39EAAC">
        <w:rPr>
          <w:sz w:val="24"/>
          <w:szCs w:val="24"/>
        </w:rPr>
        <w:t xml:space="preserve"> ensure full expansion approximately 3psi pressure must be used.</w:t>
      </w:r>
      <w:r w:rsidR="3E77C84A" w:rsidRPr="2E39EAAC">
        <w:rPr>
          <w:sz w:val="24"/>
          <w:szCs w:val="24"/>
        </w:rPr>
        <w:t xml:space="preserve"> </w:t>
      </w:r>
      <w:r w:rsidR="4C75C4A7" w:rsidRPr="2E39EAAC">
        <w:rPr>
          <w:sz w:val="24"/>
          <w:szCs w:val="24"/>
        </w:rPr>
        <w:t>Nitrogen f</w:t>
      </w:r>
      <w:r w:rsidR="16BE2A42" w:rsidRPr="2E39EAAC">
        <w:rPr>
          <w:sz w:val="24"/>
          <w:szCs w:val="24"/>
        </w:rPr>
        <w:t>ill time will be based on psi and volume needed</w:t>
      </w:r>
      <w:r w:rsidR="52DC5B0B" w:rsidRPr="2E39EAAC">
        <w:rPr>
          <w:sz w:val="24"/>
          <w:szCs w:val="24"/>
        </w:rPr>
        <w:t xml:space="preserve">. </w:t>
      </w:r>
      <w:r w:rsidR="6B60173D" w:rsidRPr="2E39EAAC">
        <w:rPr>
          <w:sz w:val="24"/>
          <w:szCs w:val="24"/>
        </w:rPr>
        <w:t>In addition, we will add a valve of some sort to allow</w:t>
      </w:r>
      <w:r w:rsidR="5119203A" w:rsidRPr="2E39EAAC">
        <w:rPr>
          <w:sz w:val="24"/>
          <w:szCs w:val="24"/>
        </w:rPr>
        <w:t xml:space="preserve"> the user to fine tune the nitrogen puff manually. </w:t>
      </w:r>
    </w:p>
    <w:p w14:paraId="5D3D32A4" w14:textId="64D94F22" w:rsidR="306B92D3" w:rsidRDefault="306B92D3" w:rsidP="00333483">
      <w:pPr>
        <w:ind w:firstLine="360"/>
        <w:rPr>
          <w:sz w:val="24"/>
          <w:szCs w:val="24"/>
        </w:rPr>
      </w:pPr>
      <w:r w:rsidRPr="2E39EAAC">
        <w:rPr>
          <w:sz w:val="24"/>
          <w:szCs w:val="24"/>
        </w:rPr>
        <w:t xml:space="preserve">This product must be able to meet fill tolerances dictated by </w:t>
      </w:r>
      <w:r w:rsidR="00F82297">
        <w:rPr>
          <w:rFonts w:eastAsiaTheme="minorEastAsia"/>
          <w:sz w:val="24"/>
          <w:szCs w:val="24"/>
        </w:rPr>
        <w:t xml:space="preserve">the </w:t>
      </w:r>
      <w:r w:rsidR="00F82297" w:rsidRPr="00B1183A">
        <w:rPr>
          <w:rFonts w:eastAsiaTheme="minorEastAsia"/>
          <w:sz w:val="24"/>
          <w:szCs w:val="24"/>
        </w:rPr>
        <w:t>Alcohol and Tobacco Tax and Trade Bureau (TTB)</w:t>
      </w:r>
      <w:r w:rsidR="00F82297">
        <w:rPr>
          <w:sz w:val="24"/>
          <w:szCs w:val="24"/>
        </w:rPr>
        <w:t>. T</w:t>
      </w:r>
      <w:r w:rsidR="5A967BCB" w:rsidRPr="2E39EAAC">
        <w:rPr>
          <w:sz w:val="24"/>
          <w:szCs w:val="24"/>
        </w:rPr>
        <w:t xml:space="preserve">hese fill tolerances also </w:t>
      </w:r>
      <w:r w:rsidR="1732AFB4" w:rsidRPr="2E39EAAC">
        <w:rPr>
          <w:sz w:val="24"/>
          <w:szCs w:val="24"/>
        </w:rPr>
        <w:t xml:space="preserve">allow </w:t>
      </w:r>
      <w:proofErr w:type="spellStart"/>
      <w:r w:rsidR="1732AFB4" w:rsidRPr="2E39EAAC">
        <w:rPr>
          <w:sz w:val="24"/>
          <w:szCs w:val="24"/>
        </w:rPr>
        <w:t>Evergood</w:t>
      </w:r>
      <w:proofErr w:type="spellEnd"/>
      <w:r w:rsidR="1732AFB4" w:rsidRPr="2E39EAAC">
        <w:rPr>
          <w:sz w:val="24"/>
          <w:szCs w:val="24"/>
        </w:rPr>
        <w:t xml:space="preserve"> to ensure they aren’t using more or less of their wine product than expected. Therefore</w:t>
      </w:r>
      <w:r w:rsidR="73D46F36" w:rsidRPr="2E39EAAC">
        <w:rPr>
          <w:sz w:val="24"/>
          <w:szCs w:val="24"/>
        </w:rPr>
        <w:t>,</w:t>
      </w:r>
      <w:r w:rsidR="1732AFB4" w:rsidRPr="2E39EAAC">
        <w:rPr>
          <w:sz w:val="24"/>
          <w:szCs w:val="24"/>
        </w:rPr>
        <w:t xml:space="preserve"> the tolerances for their 1.5L wine pouch</w:t>
      </w:r>
      <w:r w:rsidR="1F332EB7" w:rsidRPr="2E39EAAC">
        <w:rPr>
          <w:sz w:val="24"/>
          <w:szCs w:val="24"/>
        </w:rPr>
        <w:t xml:space="preserve"> is 1.5% or 1.4775L to 1.5225L. The tolerance </w:t>
      </w:r>
      <w:r w:rsidR="2A7AF577" w:rsidRPr="2E39EAAC">
        <w:rPr>
          <w:sz w:val="24"/>
          <w:szCs w:val="24"/>
        </w:rPr>
        <w:t xml:space="preserve">of the </w:t>
      </w:r>
      <w:r w:rsidR="1F332EB7" w:rsidRPr="2E39EAAC">
        <w:rPr>
          <w:sz w:val="24"/>
          <w:szCs w:val="24"/>
        </w:rPr>
        <w:t>.75L wine pouch is 2% or 725mL to 765mL.</w:t>
      </w:r>
    </w:p>
    <w:p w14:paraId="4FA4AF0F" w14:textId="4F8E9CEE" w:rsidR="7568D54E" w:rsidRDefault="00333483" w:rsidP="00333483">
      <w:pPr>
        <w:ind w:firstLine="360"/>
        <w:rPr>
          <w:sz w:val="24"/>
          <w:szCs w:val="24"/>
        </w:rPr>
      </w:pPr>
      <w:r>
        <w:rPr>
          <w:sz w:val="24"/>
          <w:szCs w:val="24"/>
        </w:rPr>
        <w:t>Minor s</w:t>
      </w:r>
      <w:r w:rsidR="7568D54E" w:rsidRPr="2E39EAAC">
        <w:rPr>
          <w:sz w:val="24"/>
          <w:szCs w:val="24"/>
        </w:rPr>
        <w:t>pillage</w:t>
      </w:r>
      <w:r>
        <w:rPr>
          <w:sz w:val="24"/>
          <w:szCs w:val="24"/>
        </w:rPr>
        <w:t xml:space="preserve"> may</w:t>
      </w:r>
      <w:r w:rsidR="7568D54E" w:rsidRPr="2E39EAAC">
        <w:rPr>
          <w:sz w:val="24"/>
          <w:szCs w:val="24"/>
        </w:rPr>
        <w:t xml:space="preserve"> occ</w:t>
      </w:r>
      <w:r>
        <w:rPr>
          <w:sz w:val="24"/>
          <w:szCs w:val="24"/>
        </w:rPr>
        <w:t>ur</w:t>
      </w:r>
      <w:r w:rsidR="7568D54E" w:rsidRPr="2E39EAAC">
        <w:rPr>
          <w:sz w:val="24"/>
          <w:szCs w:val="24"/>
        </w:rPr>
        <w:t xml:space="preserve"> </w:t>
      </w:r>
      <w:r w:rsidR="00587B1C">
        <w:rPr>
          <w:sz w:val="24"/>
          <w:szCs w:val="24"/>
        </w:rPr>
        <w:t>during</w:t>
      </w:r>
      <w:r w:rsidR="7568D54E" w:rsidRPr="2E39EAAC">
        <w:rPr>
          <w:sz w:val="24"/>
          <w:szCs w:val="24"/>
        </w:rPr>
        <w:t xml:space="preserve"> automated drink packaging </w:t>
      </w:r>
      <w:r w:rsidR="00587B1C">
        <w:rPr>
          <w:sz w:val="24"/>
          <w:szCs w:val="24"/>
        </w:rPr>
        <w:t>processes</w:t>
      </w:r>
      <w:r w:rsidR="7568D54E" w:rsidRPr="2E39EAAC">
        <w:rPr>
          <w:sz w:val="24"/>
          <w:szCs w:val="24"/>
        </w:rPr>
        <w:t xml:space="preserve">. </w:t>
      </w:r>
      <w:r w:rsidR="1BA808B9" w:rsidRPr="2E39EAAC">
        <w:rPr>
          <w:sz w:val="24"/>
          <w:szCs w:val="24"/>
        </w:rPr>
        <w:t xml:space="preserve">Consistent spillage could cost </w:t>
      </w:r>
      <w:proofErr w:type="spellStart"/>
      <w:r w:rsidR="1BA808B9" w:rsidRPr="2E39EAAC">
        <w:rPr>
          <w:sz w:val="24"/>
          <w:szCs w:val="24"/>
        </w:rPr>
        <w:t>Evergood</w:t>
      </w:r>
      <w:proofErr w:type="spellEnd"/>
      <w:r w:rsidR="1BA808B9" w:rsidRPr="2E39EAAC">
        <w:rPr>
          <w:sz w:val="24"/>
          <w:szCs w:val="24"/>
        </w:rPr>
        <w:t xml:space="preserve"> money</w:t>
      </w:r>
      <w:r w:rsidR="57E7768C" w:rsidRPr="2E39EAAC">
        <w:rPr>
          <w:sz w:val="24"/>
          <w:szCs w:val="24"/>
        </w:rPr>
        <w:t xml:space="preserve"> </w:t>
      </w:r>
      <w:r w:rsidR="00587B1C">
        <w:rPr>
          <w:sz w:val="24"/>
          <w:szCs w:val="24"/>
        </w:rPr>
        <w:t>through</w:t>
      </w:r>
      <w:r w:rsidR="57E7768C" w:rsidRPr="2E39EAAC">
        <w:rPr>
          <w:sz w:val="24"/>
          <w:szCs w:val="24"/>
        </w:rPr>
        <w:t xml:space="preserve"> loss of wine and</w:t>
      </w:r>
      <w:r w:rsidR="00587B1C">
        <w:rPr>
          <w:sz w:val="24"/>
          <w:szCs w:val="24"/>
        </w:rPr>
        <w:t xml:space="preserve"> cost</w:t>
      </w:r>
      <w:r w:rsidR="57E7768C" w:rsidRPr="2E39EAAC">
        <w:rPr>
          <w:sz w:val="24"/>
          <w:szCs w:val="24"/>
        </w:rPr>
        <w:t xml:space="preserve"> time </w:t>
      </w:r>
      <w:r w:rsidR="00587B1C">
        <w:rPr>
          <w:sz w:val="24"/>
          <w:szCs w:val="24"/>
        </w:rPr>
        <w:t xml:space="preserve">from excess </w:t>
      </w:r>
      <w:r w:rsidR="57E7768C" w:rsidRPr="2E39EAAC">
        <w:rPr>
          <w:sz w:val="24"/>
          <w:szCs w:val="24"/>
        </w:rPr>
        <w:t xml:space="preserve">cleaning machine and product. </w:t>
      </w:r>
      <w:r w:rsidR="29268350" w:rsidRPr="2E39EAAC">
        <w:rPr>
          <w:sz w:val="24"/>
          <w:szCs w:val="24"/>
        </w:rPr>
        <w:t xml:space="preserve">Therefore, less than </w:t>
      </w:r>
      <w:r w:rsidR="00B219EA">
        <w:rPr>
          <w:sz w:val="24"/>
          <w:szCs w:val="24"/>
        </w:rPr>
        <w:t>one</w:t>
      </w:r>
      <w:r w:rsidR="29268350" w:rsidRPr="2E39EAAC">
        <w:rPr>
          <w:sz w:val="24"/>
          <w:szCs w:val="24"/>
        </w:rPr>
        <w:t xml:space="preserve"> percent of pouches that are processed by machine </w:t>
      </w:r>
      <w:r w:rsidR="00094DA2">
        <w:rPr>
          <w:sz w:val="24"/>
          <w:szCs w:val="24"/>
        </w:rPr>
        <w:t>shall</w:t>
      </w:r>
      <w:r w:rsidR="29268350" w:rsidRPr="2E39EAAC">
        <w:rPr>
          <w:sz w:val="24"/>
          <w:szCs w:val="24"/>
        </w:rPr>
        <w:t xml:space="preserve"> experience spillage. </w:t>
      </w:r>
      <w:r w:rsidR="1DE5ECEE" w:rsidRPr="2E39EAAC">
        <w:rPr>
          <w:sz w:val="24"/>
          <w:szCs w:val="24"/>
        </w:rPr>
        <w:t xml:space="preserve">Testing will be performed </w:t>
      </w:r>
      <w:r w:rsidR="5C8AD21F" w:rsidRPr="2E39EAAC">
        <w:rPr>
          <w:sz w:val="24"/>
          <w:szCs w:val="24"/>
        </w:rPr>
        <w:t>on</w:t>
      </w:r>
      <w:r w:rsidR="1DE5ECEE" w:rsidRPr="2E39EAAC">
        <w:rPr>
          <w:sz w:val="24"/>
          <w:szCs w:val="24"/>
        </w:rPr>
        <w:t xml:space="preserve"> prototype to calculate spillage rate</w:t>
      </w:r>
      <w:r w:rsidR="15587925" w:rsidRPr="2E39EAAC">
        <w:rPr>
          <w:sz w:val="24"/>
          <w:szCs w:val="24"/>
        </w:rPr>
        <w:t>;</w:t>
      </w:r>
      <w:r w:rsidR="1DE5ECEE" w:rsidRPr="2E39EAAC">
        <w:rPr>
          <w:sz w:val="24"/>
          <w:szCs w:val="24"/>
        </w:rPr>
        <w:t xml:space="preserve"> </w:t>
      </w:r>
      <w:r w:rsidR="2C12BE04" w:rsidRPr="2E39EAAC">
        <w:rPr>
          <w:sz w:val="24"/>
          <w:szCs w:val="24"/>
        </w:rPr>
        <w:t>spillage rate being</w:t>
      </w:r>
      <w:r w:rsidR="5E7DB3A5" w:rsidRPr="2E39EAAC">
        <w:rPr>
          <w:sz w:val="24"/>
          <w:szCs w:val="24"/>
        </w:rPr>
        <w:t xml:space="preserve"> the</w:t>
      </w:r>
      <w:r w:rsidR="1DE5ECEE" w:rsidRPr="2E39EAAC">
        <w:rPr>
          <w:sz w:val="24"/>
          <w:szCs w:val="24"/>
        </w:rPr>
        <w:t xml:space="preserve"> number of pouches that experience spillage divided by total number of pouches that go through machine.</w:t>
      </w:r>
    </w:p>
    <w:p w14:paraId="3D6585A2" w14:textId="2965DF3F" w:rsidR="66B153ED" w:rsidRDefault="66B153ED" w:rsidP="00094DA2">
      <w:pPr>
        <w:ind w:firstLine="360"/>
        <w:rPr>
          <w:sz w:val="24"/>
          <w:szCs w:val="24"/>
        </w:rPr>
      </w:pPr>
      <w:r w:rsidRPr="2E39EAAC">
        <w:rPr>
          <w:sz w:val="24"/>
          <w:szCs w:val="24"/>
        </w:rPr>
        <w:t xml:space="preserve">After </w:t>
      </w:r>
      <w:r w:rsidR="7FB94241" w:rsidRPr="2E39EAAC">
        <w:rPr>
          <w:sz w:val="24"/>
          <w:szCs w:val="24"/>
        </w:rPr>
        <w:t>the pouch</w:t>
      </w:r>
      <w:r w:rsidRPr="2E39EAAC">
        <w:rPr>
          <w:sz w:val="24"/>
          <w:szCs w:val="24"/>
        </w:rPr>
        <w:t xml:space="preserve"> is filled with liquid the cap is fastened over the opening of the bag.</w:t>
      </w:r>
      <w:r w:rsidR="05A9DF9E" w:rsidRPr="2E39EAAC">
        <w:rPr>
          <w:sz w:val="24"/>
          <w:szCs w:val="24"/>
        </w:rPr>
        <w:t xml:space="preserve"> This cap has a spout that is used to fill cups. Th</w:t>
      </w:r>
      <w:r w:rsidR="5B5B5413" w:rsidRPr="2E39EAAC">
        <w:rPr>
          <w:sz w:val="24"/>
          <w:szCs w:val="24"/>
        </w:rPr>
        <w:t>e automated pouching machine must orient</w:t>
      </w:r>
      <w:r w:rsidR="3C3DCC48" w:rsidRPr="2E39EAAC">
        <w:rPr>
          <w:sz w:val="24"/>
          <w:szCs w:val="24"/>
        </w:rPr>
        <w:t xml:space="preserve"> </w:t>
      </w:r>
      <w:r w:rsidR="0547EABA" w:rsidRPr="2E39EAAC">
        <w:rPr>
          <w:sz w:val="24"/>
          <w:szCs w:val="24"/>
        </w:rPr>
        <w:t xml:space="preserve">and fasten </w:t>
      </w:r>
      <w:r w:rsidR="5B5B5413" w:rsidRPr="2E39EAAC">
        <w:rPr>
          <w:sz w:val="24"/>
          <w:szCs w:val="24"/>
        </w:rPr>
        <w:t xml:space="preserve">this </w:t>
      </w:r>
      <w:r w:rsidR="49C98E6C" w:rsidRPr="2E39EAAC">
        <w:rPr>
          <w:sz w:val="24"/>
          <w:szCs w:val="24"/>
        </w:rPr>
        <w:t>cap</w:t>
      </w:r>
      <w:r w:rsidR="5B5B5413" w:rsidRPr="2E39EAAC">
        <w:rPr>
          <w:sz w:val="24"/>
          <w:szCs w:val="24"/>
        </w:rPr>
        <w:t xml:space="preserve"> correctly for easy consumer use. The machine </w:t>
      </w:r>
      <w:r w:rsidR="28E81A36" w:rsidRPr="2E39EAAC">
        <w:rPr>
          <w:sz w:val="24"/>
          <w:szCs w:val="24"/>
        </w:rPr>
        <w:t>will</w:t>
      </w:r>
      <w:r w:rsidR="5B5B5413" w:rsidRPr="2E39EAAC">
        <w:rPr>
          <w:sz w:val="24"/>
          <w:szCs w:val="24"/>
        </w:rPr>
        <w:t xml:space="preserve"> use</w:t>
      </w:r>
      <w:r w:rsidR="08D60E43" w:rsidRPr="2E39EAAC">
        <w:rPr>
          <w:sz w:val="24"/>
          <w:szCs w:val="24"/>
        </w:rPr>
        <w:t xml:space="preserve"> a minimum pressure, that will be found during testing</w:t>
      </w:r>
      <w:r w:rsidR="141DD503" w:rsidRPr="2E39EAAC">
        <w:rPr>
          <w:sz w:val="24"/>
          <w:szCs w:val="24"/>
        </w:rPr>
        <w:t xml:space="preserve">, to ensure that </w:t>
      </w:r>
      <w:r w:rsidR="7B9C2E33" w:rsidRPr="2E39EAAC">
        <w:rPr>
          <w:sz w:val="24"/>
          <w:szCs w:val="24"/>
        </w:rPr>
        <w:t>the cap</w:t>
      </w:r>
      <w:r w:rsidR="141DD503" w:rsidRPr="2E39EAAC">
        <w:rPr>
          <w:sz w:val="24"/>
          <w:szCs w:val="24"/>
        </w:rPr>
        <w:t xml:space="preserve"> has been fully fastened onto </w:t>
      </w:r>
      <w:r w:rsidR="44566024" w:rsidRPr="2E39EAAC">
        <w:rPr>
          <w:sz w:val="24"/>
          <w:szCs w:val="24"/>
        </w:rPr>
        <w:t>the pouch</w:t>
      </w:r>
      <w:r w:rsidR="141DD503" w:rsidRPr="2E39EAAC">
        <w:rPr>
          <w:sz w:val="24"/>
          <w:szCs w:val="24"/>
        </w:rPr>
        <w:t xml:space="preserve">. </w:t>
      </w:r>
      <w:r w:rsidR="28BC1FAE" w:rsidRPr="2E39EAAC">
        <w:rPr>
          <w:sz w:val="24"/>
          <w:szCs w:val="24"/>
        </w:rPr>
        <w:t>The pouching</w:t>
      </w:r>
      <w:r w:rsidR="0B2A4EFC" w:rsidRPr="2E39EAAC">
        <w:rPr>
          <w:sz w:val="24"/>
          <w:szCs w:val="24"/>
        </w:rPr>
        <w:t xml:space="preserve"> machine will identify and notify </w:t>
      </w:r>
      <w:r w:rsidR="56E731F1" w:rsidRPr="2E39EAAC">
        <w:rPr>
          <w:sz w:val="24"/>
          <w:szCs w:val="24"/>
        </w:rPr>
        <w:t>the user</w:t>
      </w:r>
      <w:r w:rsidR="0B2A4EFC" w:rsidRPr="2E39EAAC">
        <w:rPr>
          <w:sz w:val="24"/>
          <w:szCs w:val="24"/>
        </w:rPr>
        <w:t xml:space="preserve"> that </w:t>
      </w:r>
      <w:r w:rsidR="44CB80F8" w:rsidRPr="2E39EAAC">
        <w:rPr>
          <w:sz w:val="24"/>
          <w:szCs w:val="24"/>
        </w:rPr>
        <w:t>the cap</w:t>
      </w:r>
      <w:r w:rsidR="0B2A4EFC" w:rsidRPr="2E39EAAC">
        <w:rPr>
          <w:sz w:val="24"/>
          <w:szCs w:val="24"/>
        </w:rPr>
        <w:t xml:space="preserve"> has been fully fastened</w:t>
      </w:r>
      <w:r w:rsidR="007676EC">
        <w:rPr>
          <w:sz w:val="24"/>
          <w:szCs w:val="24"/>
        </w:rPr>
        <w:t xml:space="preserve"> before</w:t>
      </w:r>
      <w:r w:rsidR="00F82F5B">
        <w:rPr>
          <w:sz w:val="24"/>
          <w:szCs w:val="24"/>
        </w:rPr>
        <w:t xml:space="preserve"> offloading to reduce the risk of spillage</w:t>
      </w:r>
      <w:r w:rsidR="0B2A4EFC" w:rsidRPr="2E39EAAC">
        <w:rPr>
          <w:sz w:val="24"/>
          <w:szCs w:val="24"/>
        </w:rPr>
        <w:t xml:space="preserve">. </w:t>
      </w:r>
    </w:p>
    <w:p w14:paraId="1B742D1E" w14:textId="15DE1A3D" w:rsidR="11258629" w:rsidRDefault="43ECCFEB" w:rsidP="00F82F5B">
      <w:pPr>
        <w:ind w:firstLine="360"/>
        <w:rPr>
          <w:sz w:val="24"/>
          <w:szCs w:val="24"/>
        </w:rPr>
      </w:pPr>
      <w:proofErr w:type="spellStart"/>
      <w:r w:rsidRPr="2E39EAAC">
        <w:rPr>
          <w:sz w:val="24"/>
          <w:szCs w:val="24"/>
        </w:rPr>
        <w:t>Evergood</w:t>
      </w:r>
      <w:proofErr w:type="spellEnd"/>
      <w:r w:rsidRPr="2E39EAAC">
        <w:rPr>
          <w:sz w:val="24"/>
          <w:szCs w:val="24"/>
        </w:rPr>
        <w:t xml:space="preserve"> likes to offload </w:t>
      </w:r>
      <w:r w:rsidR="5840C6CB" w:rsidRPr="2E39EAAC">
        <w:rPr>
          <w:sz w:val="24"/>
          <w:szCs w:val="24"/>
        </w:rPr>
        <w:t>the product</w:t>
      </w:r>
      <w:r w:rsidRPr="2E39EAAC">
        <w:rPr>
          <w:sz w:val="24"/>
          <w:szCs w:val="24"/>
        </w:rPr>
        <w:t xml:space="preserve"> from their production line at will. To do this they have asked for a</w:t>
      </w:r>
      <w:r w:rsidR="266B7129" w:rsidRPr="2E39EAAC">
        <w:rPr>
          <w:sz w:val="24"/>
          <w:szCs w:val="24"/>
        </w:rPr>
        <w:t>n</w:t>
      </w:r>
      <w:r w:rsidRPr="2E39EAAC">
        <w:rPr>
          <w:sz w:val="24"/>
          <w:szCs w:val="24"/>
        </w:rPr>
        <w:t xml:space="preserve"> offloading containment feature. </w:t>
      </w:r>
      <w:r w:rsidR="276CA50F" w:rsidRPr="2E39EAAC">
        <w:rPr>
          <w:sz w:val="24"/>
          <w:szCs w:val="24"/>
        </w:rPr>
        <w:t xml:space="preserve">This feature would allow filled pouches to accumulate </w:t>
      </w:r>
      <w:r w:rsidR="6E2D225B" w:rsidRPr="2E39EAAC">
        <w:rPr>
          <w:sz w:val="24"/>
          <w:szCs w:val="24"/>
        </w:rPr>
        <w:t>until personnel have time to package p</w:t>
      </w:r>
      <w:r w:rsidR="080E9247" w:rsidRPr="2E39EAAC">
        <w:rPr>
          <w:sz w:val="24"/>
          <w:szCs w:val="24"/>
        </w:rPr>
        <w:t>ouches</w:t>
      </w:r>
      <w:r w:rsidR="6E2D225B" w:rsidRPr="2E39EAAC">
        <w:rPr>
          <w:sz w:val="24"/>
          <w:szCs w:val="24"/>
        </w:rPr>
        <w:t>.</w:t>
      </w:r>
    </w:p>
    <w:p w14:paraId="7AA30B78" w14:textId="3D709836" w:rsidR="11258629" w:rsidRDefault="4229951A" w:rsidP="00F82F5B">
      <w:pPr>
        <w:ind w:firstLine="360"/>
        <w:rPr>
          <w:sz w:val="24"/>
          <w:szCs w:val="24"/>
        </w:rPr>
      </w:pPr>
      <w:r w:rsidRPr="2E39EAAC">
        <w:rPr>
          <w:sz w:val="24"/>
          <w:szCs w:val="24"/>
        </w:rPr>
        <w:t xml:space="preserve">Safety of the personnel and the assets of </w:t>
      </w:r>
      <w:proofErr w:type="spellStart"/>
      <w:r w:rsidRPr="2E39EAAC">
        <w:rPr>
          <w:sz w:val="24"/>
          <w:szCs w:val="24"/>
        </w:rPr>
        <w:t>Evergood</w:t>
      </w:r>
      <w:proofErr w:type="spellEnd"/>
      <w:r w:rsidRPr="2E39EAAC">
        <w:rPr>
          <w:sz w:val="24"/>
          <w:szCs w:val="24"/>
        </w:rPr>
        <w:t xml:space="preserve"> wine are important. As such features to inhibit the loss of safet</w:t>
      </w:r>
      <w:r w:rsidR="635B54A3" w:rsidRPr="2E39EAAC">
        <w:rPr>
          <w:sz w:val="24"/>
          <w:szCs w:val="24"/>
        </w:rPr>
        <w:t xml:space="preserve">y and assets will be implemented. The machine will have a fault detection </w:t>
      </w:r>
      <w:r w:rsidR="006432BD">
        <w:rPr>
          <w:sz w:val="24"/>
          <w:szCs w:val="24"/>
        </w:rPr>
        <w:t xml:space="preserve">and notification </w:t>
      </w:r>
      <w:r w:rsidR="635B54A3" w:rsidRPr="2E39EAAC">
        <w:rPr>
          <w:sz w:val="24"/>
          <w:szCs w:val="24"/>
        </w:rPr>
        <w:t>feature.</w:t>
      </w:r>
      <w:r w:rsidR="580554C9" w:rsidRPr="2E39EAAC">
        <w:rPr>
          <w:sz w:val="24"/>
          <w:szCs w:val="24"/>
        </w:rPr>
        <w:t xml:space="preserve"> </w:t>
      </w:r>
      <w:r w:rsidR="0A613F55" w:rsidRPr="2E39EAAC">
        <w:rPr>
          <w:sz w:val="24"/>
          <w:szCs w:val="24"/>
        </w:rPr>
        <w:t xml:space="preserve">In addition to </w:t>
      </w:r>
      <w:r w:rsidR="007C0BB5">
        <w:rPr>
          <w:sz w:val="24"/>
          <w:szCs w:val="24"/>
        </w:rPr>
        <w:t>a</w:t>
      </w:r>
      <w:r w:rsidR="0A613F55" w:rsidRPr="2E39EAAC">
        <w:rPr>
          <w:sz w:val="24"/>
          <w:szCs w:val="24"/>
        </w:rPr>
        <w:t xml:space="preserve"> fault system an emergency shut off button </w:t>
      </w:r>
      <w:r w:rsidR="708910FB" w:rsidRPr="2E39EAAC">
        <w:rPr>
          <w:sz w:val="24"/>
          <w:szCs w:val="24"/>
        </w:rPr>
        <w:t xml:space="preserve">will be integrated into </w:t>
      </w:r>
      <w:r w:rsidR="51E57C06" w:rsidRPr="2E39EAAC">
        <w:rPr>
          <w:sz w:val="24"/>
          <w:szCs w:val="24"/>
        </w:rPr>
        <w:t xml:space="preserve">the </w:t>
      </w:r>
      <w:r w:rsidR="708910FB" w:rsidRPr="2E39EAAC">
        <w:rPr>
          <w:sz w:val="24"/>
          <w:szCs w:val="24"/>
        </w:rPr>
        <w:t>pouching machine to allow for immediate emergency stop</w:t>
      </w:r>
      <w:r w:rsidR="3331BB0F" w:rsidRPr="2E39EAAC">
        <w:rPr>
          <w:sz w:val="24"/>
          <w:szCs w:val="24"/>
        </w:rPr>
        <w:t>s by personnel</w:t>
      </w:r>
      <w:r w:rsidR="708910FB" w:rsidRPr="2E39EAAC">
        <w:rPr>
          <w:sz w:val="24"/>
          <w:szCs w:val="24"/>
        </w:rPr>
        <w:t>.</w:t>
      </w:r>
    </w:p>
    <w:p w14:paraId="75A22B5A" w14:textId="04C793B1" w:rsidR="00282383" w:rsidRDefault="00282383" w:rsidP="00F82F5B">
      <w:pPr>
        <w:ind w:firstLine="360"/>
        <w:rPr>
          <w:sz w:val="24"/>
          <w:szCs w:val="24"/>
        </w:rPr>
      </w:pPr>
      <w:r>
        <w:rPr>
          <w:sz w:val="24"/>
          <w:szCs w:val="24"/>
        </w:rPr>
        <w:t>Finally</w:t>
      </w:r>
      <w:r w:rsidR="00613725">
        <w:rPr>
          <w:sz w:val="24"/>
          <w:szCs w:val="24"/>
        </w:rPr>
        <w:t>,</w:t>
      </w:r>
      <w:r>
        <w:rPr>
          <w:sz w:val="24"/>
          <w:szCs w:val="24"/>
        </w:rPr>
        <w:t xml:space="preserve"> the prototype</w:t>
      </w:r>
      <w:r w:rsidR="00613725">
        <w:rPr>
          <w:sz w:val="24"/>
          <w:szCs w:val="24"/>
        </w:rPr>
        <w:t xml:space="preserve"> shall</w:t>
      </w:r>
      <w:r>
        <w:rPr>
          <w:sz w:val="24"/>
          <w:szCs w:val="24"/>
        </w:rPr>
        <w:t xml:space="preserve"> </w:t>
      </w:r>
      <w:r w:rsidR="00613725">
        <w:rPr>
          <w:sz w:val="24"/>
          <w:szCs w:val="24"/>
        </w:rPr>
        <w:t>include a manual detailing instruction for operation.</w:t>
      </w:r>
      <w:r w:rsidR="00613725" w:rsidRPr="00282383">
        <w:rPr>
          <w:sz w:val="24"/>
          <w:szCs w:val="24"/>
        </w:rPr>
        <w:t xml:space="preserve"> </w:t>
      </w:r>
      <w:r w:rsidRPr="00282383">
        <w:rPr>
          <w:sz w:val="24"/>
          <w:szCs w:val="24"/>
        </w:rPr>
        <w:t xml:space="preserve">The customer must be able to easily operate and teach others to operate the machine </w:t>
      </w:r>
      <w:proofErr w:type="gramStart"/>
      <w:r w:rsidRPr="00282383">
        <w:rPr>
          <w:sz w:val="24"/>
          <w:szCs w:val="24"/>
        </w:rPr>
        <w:t>in order to</w:t>
      </w:r>
      <w:proofErr w:type="gramEnd"/>
      <w:r w:rsidRPr="00282383">
        <w:rPr>
          <w:sz w:val="24"/>
          <w:szCs w:val="24"/>
        </w:rPr>
        <w:t xml:space="preserve"> maximize output.</w:t>
      </w:r>
      <w:r w:rsidR="00613725">
        <w:rPr>
          <w:sz w:val="24"/>
          <w:szCs w:val="24"/>
        </w:rPr>
        <w:t xml:space="preserve"> This manual will provide the customer with the information for continued use of the prototype.</w:t>
      </w:r>
    </w:p>
    <w:p w14:paraId="653E5F4D" w14:textId="60182EE3" w:rsidR="465FD059" w:rsidRPr="004F30CD" w:rsidRDefault="708910FB" w:rsidP="004F30CD">
      <w:pPr>
        <w:rPr>
          <w:b/>
          <w:bCs/>
          <w:sz w:val="24"/>
          <w:szCs w:val="24"/>
        </w:rPr>
      </w:pPr>
      <w:r w:rsidRPr="004F30CD">
        <w:rPr>
          <w:b/>
          <w:bCs/>
          <w:sz w:val="24"/>
          <w:szCs w:val="24"/>
        </w:rPr>
        <w:t>Material Cost and Requirements</w:t>
      </w:r>
    </w:p>
    <w:p w14:paraId="64BDBD02" w14:textId="35E772A6" w:rsidR="11258629" w:rsidRDefault="00DC3C01" w:rsidP="007C0BB5">
      <w:pPr>
        <w:ind w:firstLine="360"/>
        <w:rPr>
          <w:sz w:val="24"/>
          <w:szCs w:val="24"/>
        </w:rPr>
      </w:pPr>
      <w:r>
        <w:rPr>
          <w:noProof/>
          <w:sz w:val="24"/>
          <w:szCs w:val="24"/>
        </w:rPr>
        <mc:AlternateContent>
          <mc:Choice Requires="wpi">
            <w:drawing>
              <wp:anchor distT="0" distB="0" distL="114300" distR="114300" simplePos="0" relativeHeight="251996160" behindDoc="0" locked="0" layoutInCell="1" allowOverlap="1" wp14:anchorId="0B262605" wp14:editId="47D7BC21">
                <wp:simplePos x="0" y="0"/>
                <wp:positionH relativeFrom="column">
                  <wp:posOffset>-3660</wp:posOffset>
                </wp:positionH>
                <wp:positionV relativeFrom="paragraph">
                  <wp:posOffset>1054145</wp:posOffset>
                </wp:positionV>
                <wp:extent cx="353880" cy="158760"/>
                <wp:effectExtent l="38100" t="38100" r="46355" b="31750"/>
                <wp:wrapNone/>
                <wp:docPr id="345" name="Ink 345"/>
                <wp:cNvGraphicFramePr/>
                <a:graphic xmlns:a="http://schemas.openxmlformats.org/drawingml/2006/main">
                  <a:graphicData uri="http://schemas.microsoft.com/office/word/2010/wordprocessingInk">
                    <w14:contentPart bwMode="auto" r:id="rId65">
                      <w14:nvContentPartPr>
                        <w14:cNvContentPartPr/>
                      </w14:nvContentPartPr>
                      <w14:xfrm>
                        <a:off x="0" y="0"/>
                        <a:ext cx="353880" cy="158760"/>
                      </w14:xfrm>
                    </w14:contentPart>
                  </a:graphicData>
                </a:graphic>
              </wp:anchor>
            </w:drawing>
          </mc:Choice>
          <mc:Fallback>
            <w:pict>
              <v:shape w14:anchorId="35171464" id="Ink 345" o:spid="_x0000_s1026" type="#_x0000_t75" style="position:absolute;margin-left:-.65pt;margin-top:82.65pt;width:28.55pt;height:13.2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">
                <v:imagedata r:id="rId66" o:title=""/>
              </v:shape>
            </w:pict>
          </mc:Fallback>
        </mc:AlternateContent>
      </w:r>
      <w:r w:rsidR="00FB7578">
        <w:rPr>
          <w:noProof/>
          <w:sz w:val="24"/>
          <w:szCs w:val="24"/>
        </w:rPr>
        <mc:AlternateContent>
          <mc:Choice Requires="wpi">
            <w:drawing>
              <wp:anchor distT="0" distB="0" distL="114300" distR="114300" simplePos="0" relativeHeight="251995136" behindDoc="0" locked="0" layoutInCell="1" allowOverlap="1" wp14:anchorId="1EEBF237" wp14:editId="1D4AD360">
                <wp:simplePos x="0" y="0"/>
                <wp:positionH relativeFrom="column">
                  <wp:posOffset>3648075</wp:posOffset>
                </wp:positionH>
                <wp:positionV relativeFrom="paragraph">
                  <wp:posOffset>81280</wp:posOffset>
                </wp:positionV>
                <wp:extent cx="2753335" cy="571500"/>
                <wp:effectExtent l="38100" t="38100" r="47625" b="38100"/>
                <wp:wrapNone/>
                <wp:docPr id="344" name="Ink 344"/>
                <wp:cNvGraphicFramePr/>
                <a:graphic xmlns:a="http://schemas.openxmlformats.org/drawingml/2006/main">
                  <a:graphicData uri="http://schemas.microsoft.com/office/word/2010/wordprocessingInk">
                    <w14:contentPart bwMode="auto" r:id="rId67">
                      <w14:nvContentPartPr>
                        <w14:cNvContentPartPr/>
                      </w14:nvContentPartPr>
                      <w14:xfrm>
                        <a:off x="0" y="0"/>
                        <a:ext cx="2753335" cy="571500"/>
                      </w14:xfrm>
                    </w14:contentPart>
                  </a:graphicData>
                </a:graphic>
              </wp:anchor>
            </w:drawing>
          </mc:Choice>
          <mc:Fallback>
            <w:pict>
              <v:shape w14:anchorId="216EB6BA" id="Ink 344" o:spid="_x0000_s1026" type="#_x0000_t75" style="position:absolute;margin-left:286.9pt;margin-top:6.05pt;width:217.55pt;height:45.7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">
                <v:imagedata r:id="rId68" o:title=""/>
              </v:shape>
            </w:pict>
          </mc:Fallback>
        </mc:AlternateContent>
      </w:r>
      <w:proofErr w:type="spellStart"/>
      <w:r w:rsidR="708910FB" w:rsidRPr="2E39EAAC">
        <w:rPr>
          <w:sz w:val="24"/>
          <w:szCs w:val="24"/>
        </w:rPr>
        <w:t>Evergood</w:t>
      </w:r>
      <w:proofErr w:type="spellEnd"/>
      <w:r w:rsidR="708910FB" w:rsidRPr="2E39EAAC">
        <w:rPr>
          <w:sz w:val="24"/>
          <w:szCs w:val="24"/>
        </w:rPr>
        <w:t xml:space="preserve"> wine </w:t>
      </w:r>
      <w:r w:rsidR="4FC20A5F" w:rsidRPr="2E39EAAC">
        <w:rPr>
          <w:sz w:val="24"/>
          <w:szCs w:val="24"/>
        </w:rPr>
        <w:t xml:space="preserve">has </w:t>
      </w:r>
      <w:r w:rsidR="708910FB" w:rsidRPr="2E39EAAC">
        <w:rPr>
          <w:sz w:val="24"/>
          <w:szCs w:val="24"/>
        </w:rPr>
        <w:t>expressed that they want the automated pouching machine to be as</w:t>
      </w:r>
      <w:r w:rsidR="007C0BB5">
        <w:rPr>
          <w:sz w:val="24"/>
          <w:szCs w:val="24"/>
        </w:rPr>
        <w:t xml:space="preserve"> cost </w:t>
      </w:r>
      <w:r w:rsidR="009A628F">
        <w:rPr>
          <w:sz w:val="24"/>
          <w:szCs w:val="24"/>
        </w:rPr>
        <w:t>efficient</w:t>
      </w:r>
      <w:r w:rsidR="708910FB" w:rsidRPr="2E39EAAC">
        <w:rPr>
          <w:sz w:val="24"/>
          <w:szCs w:val="24"/>
        </w:rPr>
        <w:t xml:space="preserve"> as possible. To </w:t>
      </w:r>
      <w:r w:rsidR="2F1FBD13" w:rsidRPr="2E39EAAC">
        <w:rPr>
          <w:sz w:val="24"/>
          <w:szCs w:val="24"/>
        </w:rPr>
        <w:t>quantify</w:t>
      </w:r>
      <w:r w:rsidR="708910FB" w:rsidRPr="2E39EAAC">
        <w:rPr>
          <w:sz w:val="24"/>
          <w:szCs w:val="24"/>
        </w:rPr>
        <w:t xml:space="preserve"> thi</w:t>
      </w:r>
      <w:r w:rsidR="7FFE3A46" w:rsidRPr="2E39EAAC">
        <w:rPr>
          <w:sz w:val="24"/>
          <w:szCs w:val="24"/>
        </w:rPr>
        <w:t xml:space="preserve">s </w:t>
      </w:r>
      <w:r w:rsidR="41CF4E1D" w:rsidRPr="2E39EAAC">
        <w:rPr>
          <w:sz w:val="24"/>
          <w:szCs w:val="24"/>
        </w:rPr>
        <w:t>specification,</w:t>
      </w:r>
      <w:r w:rsidR="7FFE3A46" w:rsidRPr="2E39EAAC">
        <w:rPr>
          <w:sz w:val="24"/>
          <w:szCs w:val="24"/>
        </w:rPr>
        <w:t xml:space="preserve"> </w:t>
      </w:r>
      <w:r w:rsidR="007130FF">
        <w:rPr>
          <w:sz w:val="24"/>
          <w:szCs w:val="24"/>
        </w:rPr>
        <w:t>the maximum cost</w:t>
      </w:r>
      <w:r w:rsidR="7FFE3A46" w:rsidRPr="2E39EAAC">
        <w:rPr>
          <w:sz w:val="24"/>
          <w:szCs w:val="24"/>
        </w:rPr>
        <w:t xml:space="preserve"> of this machine </w:t>
      </w:r>
      <w:r w:rsidR="007130FF">
        <w:rPr>
          <w:sz w:val="24"/>
          <w:szCs w:val="24"/>
        </w:rPr>
        <w:t>shall be</w:t>
      </w:r>
      <w:r w:rsidR="7FFE3A46" w:rsidRPr="2E39EAAC">
        <w:rPr>
          <w:sz w:val="24"/>
          <w:szCs w:val="24"/>
        </w:rPr>
        <w:t xml:space="preserve"> $30,000.</w:t>
      </w:r>
      <w:r w:rsidR="006C609C">
        <w:rPr>
          <w:sz w:val="24"/>
          <w:szCs w:val="24"/>
        </w:rPr>
        <w:t xml:space="preserve"> This was chosen</w:t>
      </w:r>
      <w:r w:rsidR="00D64B49">
        <w:rPr>
          <w:sz w:val="24"/>
          <w:szCs w:val="24"/>
        </w:rPr>
        <w:t xml:space="preserve"> </w:t>
      </w:r>
      <w:r w:rsidR="00E979BB">
        <w:rPr>
          <w:sz w:val="24"/>
          <w:szCs w:val="24"/>
        </w:rPr>
        <w:t xml:space="preserve">by comparing </w:t>
      </w:r>
      <w:r w:rsidR="00247B76">
        <w:rPr>
          <w:sz w:val="24"/>
          <w:szCs w:val="24"/>
        </w:rPr>
        <w:t>the pric</w:t>
      </w:r>
      <w:r w:rsidR="00C26611">
        <w:rPr>
          <w:sz w:val="24"/>
          <w:szCs w:val="24"/>
        </w:rPr>
        <w:t>e</w:t>
      </w:r>
      <w:r w:rsidR="00247B76">
        <w:rPr>
          <w:sz w:val="24"/>
          <w:szCs w:val="24"/>
        </w:rPr>
        <w:t xml:space="preserve"> of the semi-automatic solution that </w:t>
      </w:r>
      <w:proofErr w:type="spellStart"/>
      <w:r w:rsidR="00247B76">
        <w:rPr>
          <w:sz w:val="24"/>
          <w:szCs w:val="24"/>
        </w:rPr>
        <w:t>Astrapouch</w:t>
      </w:r>
      <w:proofErr w:type="spellEnd"/>
      <w:r w:rsidR="00247B76">
        <w:rPr>
          <w:sz w:val="24"/>
          <w:szCs w:val="24"/>
        </w:rPr>
        <w:t xml:space="preserve"> has created</w:t>
      </w:r>
      <w:r w:rsidR="00C26611">
        <w:rPr>
          <w:sz w:val="24"/>
          <w:szCs w:val="24"/>
        </w:rPr>
        <w:t xml:space="preserve">, $25,000. This project’s </w:t>
      </w:r>
      <w:r w:rsidR="008850A8">
        <w:rPr>
          <w:sz w:val="24"/>
          <w:szCs w:val="24"/>
        </w:rPr>
        <w:t xml:space="preserve">cap is slightly greater than the </w:t>
      </w:r>
      <w:proofErr w:type="spellStart"/>
      <w:r w:rsidR="008850A8">
        <w:rPr>
          <w:sz w:val="24"/>
          <w:szCs w:val="24"/>
        </w:rPr>
        <w:t>Astrapouch</w:t>
      </w:r>
      <w:proofErr w:type="spellEnd"/>
      <w:r w:rsidR="008850A8">
        <w:rPr>
          <w:sz w:val="24"/>
          <w:szCs w:val="24"/>
        </w:rPr>
        <w:t xml:space="preserve"> cap because this solution will </w:t>
      </w:r>
      <w:r w:rsidR="005735E3">
        <w:rPr>
          <w:sz w:val="24"/>
          <w:szCs w:val="24"/>
        </w:rPr>
        <w:t>have greater automation</w:t>
      </w:r>
      <w:r w:rsidR="0070181B">
        <w:rPr>
          <w:sz w:val="24"/>
          <w:szCs w:val="24"/>
        </w:rPr>
        <w:t xml:space="preserve">. </w:t>
      </w:r>
      <w:r w:rsidR="0053245C">
        <w:rPr>
          <w:sz w:val="24"/>
          <w:szCs w:val="24"/>
        </w:rPr>
        <w:t xml:space="preserve">Furthermore, </w:t>
      </w:r>
      <w:proofErr w:type="spellStart"/>
      <w:r w:rsidR="000E2B9F">
        <w:rPr>
          <w:sz w:val="24"/>
          <w:szCs w:val="24"/>
        </w:rPr>
        <w:t>Evergood’s</w:t>
      </w:r>
      <w:proofErr w:type="spellEnd"/>
      <w:r w:rsidR="7FFE3A46" w:rsidRPr="2E39EAAC">
        <w:rPr>
          <w:sz w:val="24"/>
          <w:szCs w:val="24"/>
        </w:rPr>
        <w:t xml:space="preserve"> canning line cost them $75,000</w:t>
      </w:r>
      <w:r w:rsidR="00161BD1">
        <w:rPr>
          <w:sz w:val="24"/>
          <w:szCs w:val="24"/>
        </w:rPr>
        <w:t xml:space="preserve">, making the </w:t>
      </w:r>
      <w:r w:rsidR="00516296">
        <w:rPr>
          <w:sz w:val="24"/>
          <w:szCs w:val="24"/>
        </w:rPr>
        <w:t xml:space="preserve">$30,000 cap for this project very </w:t>
      </w:r>
      <w:r w:rsidR="00364FEA">
        <w:rPr>
          <w:sz w:val="24"/>
          <w:szCs w:val="24"/>
        </w:rPr>
        <w:t>reasonable</w:t>
      </w:r>
      <w:r w:rsidR="7FFE3A46" w:rsidRPr="2E39EAAC">
        <w:rPr>
          <w:sz w:val="24"/>
          <w:szCs w:val="24"/>
        </w:rPr>
        <w:t>.</w:t>
      </w:r>
    </w:p>
    <w:p w14:paraId="78AAA3C9" w14:textId="089BBFA2" w:rsidR="2DEBAFE3" w:rsidRPr="004F30CD" w:rsidRDefault="708910FB" w:rsidP="004F30CD">
      <w:pPr>
        <w:rPr>
          <w:b/>
          <w:bCs/>
          <w:sz w:val="24"/>
          <w:szCs w:val="24"/>
        </w:rPr>
      </w:pPr>
      <w:r w:rsidRPr="004F30CD">
        <w:rPr>
          <w:b/>
          <w:bCs/>
          <w:sz w:val="24"/>
          <w:szCs w:val="24"/>
        </w:rPr>
        <w:t>Use of Additional Equipment</w:t>
      </w:r>
    </w:p>
    <w:p w14:paraId="0E73B869" w14:textId="6FE907E9" w:rsidR="085E37B5" w:rsidRDefault="085E37B5" w:rsidP="00F102CE">
      <w:pPr>
        <w:ind w:firstLine="360"/>
        <w:rPr>
          <w:sz w:val="24"/>
          <w:szCs w:val="24"/>
        </w:rPr>
      </w:pPr>
      <w:proofErr w:type="spellStart"/>
      <w:r w:rsidRPr="2E39EAAC">
        <w:rPr>
          <w:sz w:val="24"/>
          <w:szCs w:val="24"/>
        </w:rPr>
        <w:t>Evergood</w:t>
      </w:r>
      <w:proofErr w:type="spellEnd"/>
      <w:r w:rsidRPr="2E39EAAC">
        <w:rPr>
          <w:sz w:val="24"/>
          <w:szCs w:val="24"/>
        </w:rPr>
        <w:t xml:space="preserve"> has existing machines in place that if used with the pouching machine could enormously reduce the complexity of the pouching machine. </w:t>
      </w:r>
      <w:r w:rsidR="00F102CE">
        <w:rPr>
          <w:sz w:val="24"/>
          <w:szCs w:val="24"/>
        </w:rPr>
        <w:t>These include</w:t>
      </w:r>
      <w:r w:rsidR="65A90A29" w:rsidRPr="2E39EAAC">
        <w:rPr>
          <w:sz w:val="24"/>
          <w:szCs w:val="24"/>
        </w:rPr>
        <w:t xml:space="preserve"> a liquid pressure regulator, a nitrogen pressure regulator and tank, and </w:t>
      </w:r>
      <w:r w:rsidR="00F102CE">
        <w:rPr>
          <w:sz w:val="24"/>
          <w:szCs w:val="24"/>
        </w:rPr>
        <w:t xml:space="preserve">a </w:t>
      </w:r>
      <w:r w:rsidR="65A90A29" w:rsidRPr="2E39EAAC">
        <w:rPr>
          <w:sz w:val="24"/>
          <w:szCs w:val="24"/>
        </w:rPr>
        <w:t xml:space="preserve">power supply. </w:t>
      </w:r>
      <w:proofErr w:type="spellStart"/>
      <w:r w:rsidR="244DEF5B" w:rsidRPr="2E39EAAC">
        <w:rPr>
          <w:sz w:val="24"/>
          <w:szCs w:val="24"/>
        </w:rPr>
        <w:t>Evergood</w:t>
      </w:r>
      <w:proofErr w:type="spellEnd"/>
      <w:r w:rsidR="244DEF5B" w:rsidRPr="2E39EAAC">
        <w:rPr>
          <w:sz w:val="24"/>
          <w:szCs w:val="24"/>
        </w:rPr>
        <w:t xml:space="preserve"> has communicated that the design of this pouching machine </w:t>
      </w:r>
      <w:r w:rsidR="00DF1A63">
        <w:rPr>
          <w:sz w:val="24"/>
          <w:szCs w:val="24"/>
        </w:rPr>
        <w:t>may incorporate the use of these</w:t>
      </w:r>
      <w:r w:rsidR="244DEF5B" w:rsidRPr="2E39EAAC">
        <w:rPr>
          <w:sz w:val="24"/>
          <w:szCs w:val="24"/>
        </w:rPr>
        <w:t xml:space="preserve"> other machines</w:t>
      </w:r>
      <w:r w:rsidR="00DF1A63">
        <w:rPr>
          <w:sz w:val="24"/>
          <w:szCs w:val="24"/>
        </w:rPr>
        <w:t xml:space="preserve">.  </w:t>
      </w:r>
      <w:r w:rsidR="002A0D7D">
        <w:rPr>
          <w:sz w:val="24"/>
          <w:szCs w:val="24"/>
        </w:rPr>
        <w:t>Additionally,</w:t>
      </w:r>
      <w:r w:rsidR="00DF1A63">
        <w:rPr>
          <w:sz w:val="24"/>
          <w:szCs w:val="24"/>
        </w:rPr>
        <w:t xml:space="preserve"> the</w:t>
      </w:r>
      <w:r w:rsidR="0025707C">
        <w:rPr>
          <w:sz w:val="24"/>
          <w:szCs w:val="24"/>
        </w:rPr>
        <w:t xml:space="preserve"> current process employed by </w:t>
      </w:r>
      <w:proofErr w:type="spellStart"/>
      <w:r w:rsidR="0025707C">
        <w:rPr>
          <w:sz w:val="24"/>
          <w:szCs w:val="24"/>
        </w:rPr>
        <w:t>Evergood</w:t>
      </w:r>
      <w:proofErr w:type="spellEnd"/>
      <w:r w:rsidR="0025707C">
        <w:rPr>
          <w:sz w:val="24"/>
          <w:szCs w:val="24"/>
        </w:rPr>
        <w:t xml:space="preserve"> uses a forklift to raise the wine above ground level.</w:t>
      </w:r>
      <w:r w:rsidR="002A0D7D">
        <w:rPr>
          <w:sz w:val="24"/>
          <w:szCs w:val="24"/>
        </w:rPr>
        <w:t xml:space="preserve">  This process is difficult</w:t>
      </w:r>
      <w:r w:rsidR="005B2011">
        <w:rPr>
          <w:sz w:val="24"/>
          <w:szCs w:val="24"/>
        </w:rPr>
        <w:t xml:space="preserve"> and adds complexity, as such the prototype shall not require </w:t>
      </w:r>
      <w:r w:rsidR="005D7BA8">
        <w:rPr>
          <w:sz w:val="24"/>
          <w:szCs w:val="24"/>
        </w:rPr>
        <w:t xml:space="preserve">wine to be raised above ground level.  </w:t>
      </w:r>
      <w:r w:rsidR="00AE528E">
        <w:rPr>
          <w:sz w:val="24"/>
          <w:szCs w:val="24"/>
        </w:rPr>
        <w:t>This means the forklift is not an additional equipment the design will use; however, u</w:t>
      </w:r>
      <w:r w:rsidR="005D7BA8">
        <w:rPr>
          <w:sz w:val="24"/>
          <w:szCs w:val="24"/>
        </w:rPr>
        <w:t>se of t</w:t>
      </w:r>
      <w:r w:rsidR="002A0D7D">
        <w:rPr>
          <w:sz w:val="24"/>
          <w:szCs w:val="24"/>
        </w:rPr>
        <w:t>he liquid pressure regulato</w:t>
      </w:r>
      <w:r w:rsidR="005D7BA8">
        <w:rPr>
          <w:sz w:val="24"/>
          <w:szCs w:val="24"/>
        </w:rPr>
        <w:t>r</w:t>
      </w:r>
      <w:r w:rsidR="00AE528E">
        <w:rPr>
          <w:sz w:val="24"/>
          <w:szCs w:val="24"/>
        </w:rPr>
        <w:t xml:space="preserve"> or a similar device will </w:t>
      </w:r>
      <w:r w:rsidR="006E3D09">
        <w:rPr>
          <w:sz w:val="24"/>
          <w:szCs w:val="24"/>
        </w:rPr>
        <w:t>allow this requirement to be met.</w:t>
      </w:r>
    </w:p>
    <w:p w14:paraId="33BDD0EE" w14:textId="0AB86254" w:rsidR="19E1F650" w:rsidRPr="00EE53EA" w:rsidRDefault="708910FB" w:rsidP="00EE53EA">
      <w:pPr>
        <w:rPr>
          <w:b/>
          <w:bCs/>
          <w:sz w:val="24"/>
          <w:szCs w:val="24"/>
        </w:rPr>
      </w:pPr>
      <w:r w:rsidRPr="314B8C14">
        <w:rPr>
          <w:b/>
          <w:bCs/>
          <w:sz w:val="24"/>
          <w:szCs w:val="24"/>
        </w:rPr>
        <w:t>Additional Features</w:t>
      </w:r>
    </w:p>
    <w:p w14:paraId="12F43C26" w14:textId="392C8C85" w:rsidR="64CEF76C" w:rsidRDefault="2898A504" w:rsidP="314B8C14">
      <w:pPr>
        <w:pStyle w:val="ListParagraph"/>
        <w:numPr>
          <w:ilvl w:val="0"/>
          <w:numId w:val="1"/>
        </w:numPr>
        <w:rPr>
          <w:sz w:val="24"/>
          <w:szCs w:val="24"/>
        </w:rPr>
      </w:pPr>
      <w:r w:rsidRPr="314B8C14">
        <w:rPr>
          <w:b/>
          <w:bCs/>
          <w:sz w:val="24"/>
          <w:szCs w:val="24"/>
          <w:u w:val="single"/>
        </w:rPr>
        <w:t>The prototype may apply sticky a label to the pouch:</w:t>
      </w:r>
      <w:r w:rsidRPr="314B8C14">
        <w:rPr>
          <w:b/>
          <w:bCs/>
          <w:sz w:val="24"/>
          <w:szCs w:val="24"/>
        </w:rPr>
        <w:t xml:space="preserve"> </w:t>
      </w:r>
      <w:r w:rsidRPr="314B8C14">
        <w:rPr>
          <w:sz w:val="24"/>
          <w:szCs w:val="24"/>
        </w:rPr>
        <w:t>If the initial prototype of the machine</w:t>
      </w:r>
      <w:r w:rsidR="46213424" w:rsidRPr="314B8C14">
        <w:rPr>
          <w:sz w:val="24"/>
          <w:szCs w:val="24"/>
        </w:rPr>
        <w:t xml:space="preserve"> designed by </w:t>
      </w:r>
      <w:r w:rsidR="501BB91B" w:rsidRPr="314B8C14">
        <w:rPr>
          <w:sz w:val="24"/>
          <w:szCs w:val="24"/>
        </w:rPr>
        <w:t xml:space="preserve">the UCCS  design team </w:t>
      </w:r>
      <w:r w:rsidR="46213424" w:rsidRPr="314B8C14">
        <w:rPr>
          <w:sz w:val="24"/>
          <w:szCs w:val="24"/>
        </w:rPr>
        <w:t xml:space="preserve">is operational and can fully fill up and </w:t>
      </w:r>
      <w:bookmarkStart w:id="17" w:name="_Int_GG63sKdj"/>
      <w:r w:rsidR="42E6CC65" w:rsidRPr="314B8C14">
        <w:rPr>
          <w:sz w:val="24"/>
          <w:szCs w:val="24"/>
        </w:rPr>
        <w:t>seal</w:t>
      </w:r>
      <w:bookmarkEnd w:id="17"/>
      <w:r w:rsidR="46213424" w:rsidRPr="314B8C14">
        <w:rPr>
          <w:sz w:val="24"/>
          <w:szCs w:val="24"/>
        </w:rPr>
        <w:t xml:space="preserve"> an Astro</w:t>
      </w:r>
      <w:r w:rsidR="13DD68F1" w:rsidRPr="314B8C14">
        <w:rPr>
          <w:sz w:val="24"/>
          <w:szCs w:val="24"/>
        </w:rPr>
        <w:t>-</w:t>
      </w:r>
      <w:r w:rsidR="46213424" w:rsidRPr="314B8C14">
        <w:rPr>
          <w:sz w:val="24"/>
          <w:szCs w:val="24"/>
        </w:rPr>
        <w:t>Pouch</w:t>
      </w:r>
      <w:r w:rsidR="4635E286" w:rsidRPr="314B8C14">
        <w:rPr>
          <w:sz w:val="24"/>
          <w:szCs w:val="24"/>
        </w:rPr>
        <w:t xml:space="preserve"> at the required rate of 4 pouches per minute, the best efforts of the UCCS design team will be made to implement an addition to the machine that will apply a label to the outside of the </w:t>
      </w:r>
      <w:bookmarkStart w:id="18" w:name="_Int_Awtz1MpC"/>
      <w:r w:rsidR="0DD4AC3D" w:rsidRPr="314B8C14">
        <w:rPr>
          <w:sz w:val="24"/>
          <w:szCs w:val="24"/>
        </w:rPr>
        <w:t>Astro-P</w:t>
      </w:r>
      <w:bookmarkEnd w:id="18"/>
      <w:r w:rsidR="4635E286" w:rsidRPr="314B8C14">
        <w:rPr>
          <w:sz w:val="24"/>
          <w:szCs w:val="24"/>
        </w:rPr>
        <w:t xml:space="preserve">ouch. </w:t>
      </w:r>
      <w:r w:rsidR="2E2E2DC4" w:rsidRPr="314B8C14">
        <w:rPr>
          <w:sz w:val="24"/>
          <w:szCs w:val="24"/>
        </w:rPr>
        <w:t xml:space="preserve"> </w:t>
      </w:r>
      <w:r w:rsidR="6E78C296" w:rsidRPr="314B8C14">
        <w:rPr>
          <w:sz w:val="24"/>
          <w:szCs w:val="24"/>
        </w:rPr>
        <w:t xml:space="preserve">In any event, the UCCS design team will make sure the prototype of the machine will have the ability to apply the labels manually by the user. </w:t>
      </w:r>
      <w:r w:rsidR="2E2E2DC4" w:rsidRPr="314B8C14">
        <w:rPr>
          <w:sz w:val="24"/>
          <w:szCs w:val="24"/>
        </w:rPr>
        <w:t xml:space="preserve"> </w:t>
      </w:r>
    </w:p>
    <w:p w14:paraId="4CA268DD" w14:textId="6D4E5D9C" w:rsidR="64CEF76C" w:rsidRDefault="2898A504" w:rsidP="314B8C14">
      <w:pPr>
        <w:pStyle w:val="ListParagraph"/>
        <w:numPr>
          <w:ilvl w:val="0"/>
          <w:numId w:val="1"/>
        </w:numPr>
        <w:rPr>
          <w:sz w:val="24"/>
          <w:szCs w:val="24"/>
        </w:rPr>
      </w:pPr>
      <w:r w:rsidRPr="314B8C14">
        <w:rPr>
          <w:b/>
          <w:bCs/>
          <w:sz w:val="24"/>
          <w:szCs w:val="24"/>
          <w:u w:val="single"/>
        </w:rPr>
        <w:t>The user may be able to load multiple pouches at once</w:t>
      </w:r>
      <w:r w:rsidR="191C72FD" w:rsidRPr="314B8C14">
        <w:rPr>
          <w:b/>
          <w:bCs/>
          <w:sz w:val="24"/>
          <w:szCs w:val="24"/>
          <w:u w:val="single"/>
        </w:rPr>
        <w:t>:</w:t>
      </w:r>
      <w:r w:rsidR="191C72FD" w:rsidRPr="314B8C14">
        <w:rPr>
          <w:sz w:val="24"/>
          <w:szCs w:val="24"/>
        </w:rPr>
        <w:t xml:space="preserve"> If the initial prototype of the machine designed by </w:t>
      </w:r>
      <w:r w:rsidR="66D48594" w:rsidRPr="314B8C14">
        <w:rPr>
          <w:sz w:val="24"/>
          <w:szCs w:val="24"/>
        </w:rPr>
        <w:t xml:space="preserve">the </w:t>
      </w:r>
      <w:proofErr w:type="gramStart"/>
      <w:r w:rsidR="66D48594" w:rsidRPr="314B8C14">
        <w:rPr>
          <w:sz w:val="24"/>
          <w:szCs w:val="24"/>
        </w:rPr>
        <w:t>UCCS  design</w:t>
      </w:r>
      <w:proofErr w:type="gramEnd"/>
      <w:r w:rsidR="66D48594" w:rsidRPr="314B8C14">
        <w:rPr>
          <w:sz w:val="24"/>
          <w:szCs w:val="24"/>
        </w:rPr>
        <w:t xml:space="preserve"> team</w:t>
      </w:r>
      <w:r w:rsidR="191C72FD" w:rsidRPr="314B8C14">
        <w:rPr>
          <w:sz w:val="24"/>
          <w:szCs w:val="24"/>
        </w:rPr>
        <w:t xml:space="preserve"> is operational and can fully fill up and seal an Astro-Pouch at the required rate of 4 pouches per minute, the best efforts of the UCCS design team will be made to implement an addition to the machine that will allow for multiple pouches at once. Th</w:t>
      </w:r>
      <w:r w:rsidR="0B1E76A0" w:rsidRPr="314B8C14">
        <w:rPr>
          <w:sz w:val="24"/>
          <w:szCs w:val="24"/>
        </w:rPr>
        <w:t>is may include but is not limited:</w:t>
      </w:r>
    </w:p>
    <w:p w14:paraId="37C6DCC7" w14:textId="670E2BC5" w:rsidR="64CEF76C" w:rsidRDefault="0B1E76A0" w:rsidP="314B8C14">
      <w:pPr>
        <w:pStyle w:val="ListParagraph"/>
        <w:numPr>
          <w:ilvl w:val="1"/>
          <w:numId w:val="1"/>
        </w:numPr>
        <w:rPr>
          <w:sz w:val="24"/>
          <w:szCs w:val="24"/>
        </w:rPr>
      </w:pPr>
      <w:r w:rsidRPr="314B8C14">
        <w:rPr>
          <w:sz w:val="24"/>
          <w:szCs w:val="24"/>
        </w:rPr>
        <w:t xml:space="preserve">A pouch feeding </w:t>
      </w:r>
      <w:bookmarkStart w:id="19" w:name="_Int_KQLdgCqG"/>
      <w:r w:rsidRPr="314B8C14">
        <w:rPr>
          <w:sz w:val="24"/>
          <w:szCs w:val="24"/>
        </w:rPr>
        <w:t>mechanism.</w:t>
      </w:r>
      <w:bookmarkEnd w:id="19"/>
    </w:p>
    <w:p w14:paraId="2AAC86EB" w14:textId="0F4C3D41" w:rsidR="64CEF76C" w:rsidRDefault="0B1E76A0" w:rsidP="314B8C14">
      <w:pPr>
        <w:pStyle w:val="ListParagraph"/>
        <w:numPr>
          <w:ilvl w:val="1"/>
          <w:numId w:val="1"/>
        </w:numPr>
        <w:rPr>
          <w:sz w:val="24"/>
          <w:szCs w:val="24"/>
        </w:rPr>
      </w:pPr>
      <w:r w:rsidRPr="314B8C14">
        <w:rPr>
          <w:sz w:val="24"/>
          <w:szCs w:val="24"/>
        </w:rPr>
        <w:t xml:space="preserve">Multiple filling nozzles. </w:t>
      </w:r>
    </w:p>
    <w:p w14:paraId="1A0D87D2" w14:textId="7F7D7DF5" w:rsidR="64CEF76C" w:rsidRDefault="0B1E76A0" w:rsidP="314B8C14">
      <w:pPr>
        <w:pStyle w:val="ListParagraph"/>
        <w:numPr>
          <w:ilvl w:val="1"/>
          <w:numId w:val="1"/>
        </w:numPr>
        <w:rPr>
          <w:sz w:val="24"/>
          <w:szCs w:val="24"/>
        </w:rPr>
      </w:pPr>
      <w:r w:rsidRPr="314B8C14">
        <w:rPr>
          <w:sz w:val="24"/>
          <w:szCs w:val="24"/>
        </w:rPr>
        <w:t>Multiple filling stations.</w:t>
      </w:r>
    </w:p>
    <w:p w14:paraId="54A9CEC9" w14:textId="3AAAB0B6" w:rsidR="64CEF76C" w:rsidRDefault="2898A504" w:rsidP="314B8C14">
      <w:pPr>
        <w:pStyle w:val="ListParagraph"/>
        <w:numPr>
          <w:ilvl w:val="0"/>
          <w:numId w:val="1"/>
        </w:numPr>
        <w:rPr>
          <w:sz w:val="24"/>
          <w:szCs w:val="24"/>
        </w:rPr>
      </w:pPr>
      <w:r w:rsidRPr="314B8C14">
        <w:rPr>
          <w:b/>
          <w:bCs/>
          <w:sz w:val="24"/>
          <w:szCs w:val="24"/>
          <w:u w:val="single"/>
        </w:rPr>
        <w:t>The user may be able to control each mechanism manually with product controls</w:t>
      </w:r>
      <w:r w:rsidR="0E4AA545" w:rsidRPr="314B8C14">
        <w:rPr>
          <w:b/>
          <w:bCs/>
          <w:sz w:val="24"/>
          <w:szCs w:val="24"/>
          <w:u w:val="single"/>
        </w:rPr>
        <w:t>:</w:t>
      </w:r>
      <w:r w:rsidR="0E4AA545" w:rsidRPr="314B8C14">
        <w:rPr>
          <w:sz w:val="24"/>
          <w:szCs w:val="24"/>
        </w:rPr>
        <w:t xml:space="preserve"> If the initial prototype of the machine designed by </w:t>
      </w:r>
      <w:r w:rsidR="17DD6A4E" w:rsidRPr="314B8C14">
        <w:rPr>
          <w:sz w:val="24"/>
          <w:szCs w:val="24"/>
        </w:rPr>
        <w:t xml:space="preserve">the </w:t>
      </w:r>
      <w:r w:rsidR="0E4AA545" w:rsidRPr="314B8C14">
        <w:rPr>
          <w:sz w:val="24"/>
          <w:szCs w:val="24"/>
        </w:rPr>
        <w:t xml:space="preserve">UCCS </w:t>
      </w:r>
      <w:r w:rsidR="0CCAA0A2" w:rsidRPr="314B8C14">
        <w:rPr>
          <w:sz w:val="24"/>
          <w:szCs w:val="24"/>
        </w:rPr>
        <w:t xml:space="preserve"> design team </w:t>
      </w:r>
      <w:r w:rsidR="0E4AA545" w:rsidRPr="314B8C14">
        <w:rPr>
          <w:sz w:val="24"/>
          <w:szCs w:val="24"/>
        </w:rPr>
        <w:t xml:space="preserve">is operational and can fully fill up and seal an Astro-Pouch at the required rate of 4 pouches per minute, the best efforts of the UCCS design team will be made to implement an addition to the machine that will allow for full manual control of the </w:t>
      </w:r>
      <w:bookmarkStart w:id="20" w:name="_Int_CxgZ71id"/>
      <w:r w:rsidR="52D1EEB8" w:rsidRPr="314B8C14">
        <w:rPr>
          <w:sz w:val="24"/>
          <w:szCs w:val="24"/>
        </w:rPr>
        <w:t>mechanisms</w:t>
      </w:r>
      <w:bookmarkEnd w:id="20"/>
      <w:r w:rsidR="52D1EEB8" w:rsidRPr="314B8C14">
        <w:rPr>
          <w:sz w:val="24"/>
          <w:szCs w:val="24"/>
        </w:rPr>
        <w:t xml:space="preserve"> on prototype. This </w:t>
      </w:r>
      <w:bookmarkStart w:id="21" w:name="_Int_OcxeiLBe"/>
      <w:r w:rsidR="52D1EEB8" w:rsidRPr="314B8C14">
        <w:rPr>
          <w:sz w:val="24"/>
          <w:szCs w:val="24"/>
        </w:rPr>
        <w:t>implementation</w:t>
      </w:r>
      <w:bookmarkEnd w:id="21"/>
      <w:r w:rsidR="52D1EEB8" w:rsidRPr="314B8C14">
        <w:rPr>
          <w:sz w:val="24"/>
          <w:szCs w:val="24"/>
        </w:rPr>
        <w:t xml:space="preserve"> will be done through a Graphical User Interface (GUI) that will allow the user to control </w:t>
      </w:r>
      <w:bookmarkStart w:id="22" w:name="_Int_oyQLtAPu"/>
      <w:bookmarkStart w:id="23" w:name="_Int_e3MKnfvP"/>
      <w:r w:rsidR="052DD944" w:rsidRPr="314B8C14">
        <w:rPr>
          <w:sz w:val="24"/>
          <w:szCs w:val="24"/>
        </w:rPr>
        <w:t xml:space="preserve">electromechanical </w:t>
      </w:r>
      <w:r w:rsidR="36435C4D" w:rsidRPr="314B8C14">
        <w:rPr>
          <w:sz w:val="24"/>
          <w:szCs w:val="24"/>
        </w:rPr>
        <w:t xml:space="preserve">components </w:t>
      </w:r>
      <w:r w:rsidR="052DD944" w:rsidRPr="314B8C14">
        <w:rPr>
          <w:sz w:val="24"/>
          <w:szCs w:val="24"/>
        </w:rPr>
        <w:t>for</w:t>
      </w:r>
      <w:bookmarkEnd w:id="22"/>
      <w:bookmarkEnd w:id="23"/>
      <w:r w:rsidR="052DD944" w:rsidRPr="314B8C14">
        <w:rPr>
          <w:sz w:val="24"/>
          <w:szCs w:val="24"/>
        </w:rPr>
        <w:t xml:space="preserve"> set up, cleaning, calibration, and general intended use of the prototype. </w:t>
      </w:r>
    </w:p>
    <w:p w14:paraId="72F7E234" w14:textId="55364763" w:rsidR="64CEF76C" w:rsidRDefault="2898A504" w:rsidP="314B8C14">
      <w:pPr>
        <w:pStyle w:val="ListParagraph"/>
        <w:numPr>
          <w:ilvl w:val="0"/>
          <w:numId w:val="1"/>
        </w:numPr>
        <w:rPr>
          <w:sz w:val="24"/>
          <w:szCs w:val="24"/>
        </w:rPr>
      </w:pPr>
      <w:r w:rsidRPr="314B8C14">
        <w:rPr>
          <w:b/>
          <w:bCs/>
          <w:sz w:val="24"/>
          <w:szCs w:val="24"/>
          <w:u w:val="single"/>
        </w:rPr>
        <w:t>The prototype may wash the outgoing pouches</w:t>
      </w:r>
      <w:r w:rsidR="085A07E9" w:rsidRPr="314B8C14">
        <w:rPr>
          <w:b/>
          <w:bCs/>
          <w:sz w:val="24"/>
          <w:szCs w:val="24"/>
          <w:u w:val="single"/>
        </w:rPr>
        <w:t>:</w:t>
      </w:r>
      <w:r w:rsidR="085A07E9" w:rsidRPr="314B8C14">
        <w:rPr>
          <w:sz w:val="24"/>
          <w:szCs w:val="24"/>
        </w:rPr>
        <w:t xml:space="preserve"> If the initial prototype of the machine designed by the UCCS design team is operational and can fully fill up and seal an Astro-Pouch at the required rate of 4 pouches per minute, the best efforts of the UCCS design team will be made to implement an addition to the machine that will allow for the prototype to wash off the Astro-Pouches. This wash </w:t>
      </w:r>
      <w:bookmarkStart w:id="24" w:name="_Int_rvr6C6F4"/>
      <w:r w:rsidR="085A07E9" w:rsidRPr="314B8C14">
        <w:rPr>
          <w:sz w:val="24"/>
          <w:szCs w:val="24"/>
        </w:rPr>
        <w:t>implementation</w:t>
      </w:r>
      <w:bookmarkEnd w:id="24"/>
      <w:r w:rsidR="085A07E9" w:rsidRPr="314B8C14">
        <w:rPr>
          <w:sz w:val="24"/>
          <w:szCs w:val="24"/>
        </w:rPr>
        <w:t xml:space="preserve"> will be done by </w:t>
      </w:r>
      <w:bookmarkStart w:id="25" w:name="_Int_9HF4YYXE"/>
      <w:r w:rsidR="46FEED1A" w:rsidRPr="314B8C14">
        <w:rPr>
          <w:sz w:val="24"/>
          <w:szCs w:val="24"/>
        </w:rPr>
        <w:t>spraying the</w:t>
      </w:r>
      <w:bookmarkEnd w:id="25"/>
      <w:r w:rsidR="46FEED1A" w:rsidRPr="314B8C14">
        <w:rPr>
          <w:sz w:val="24"/>
          <w:szCs w:val="24"/>
        </w:rPr>
        <w:t xml:space="preserve"> outside of pouch wi</w:t>
      </w:r>
      <w:r w:rsidR="09D134D7" w:rsidRPr="314B8C14">
        <w:rPr>
          <w:sz w:val="24"/>
          <w:szCs w:val="24"/>
        </w:rPr>
        <w:t>th</w:t>
      </w:r>
      <w:r w:rsidR="46FEED1A" w:rsidRPr="314B8C14">
        <w:rPr>
          <w:sz w:val="24"/>
          <w:szCs w:val="24"/>
        </w:rPr>
        <w:t xml:space="preserve"> water that has gone through FDA approved standards of </w:t>
      </w:r>
      <w:bookmarkStart w:id="26" w:name="_Int_I05BI7aj"/>
      <w:r w:rsidR="46FEED1A" w:rsidRPr="314B8C14">
        <w:rPr>
          <w:sz w:val="24"/>
          <w:szCs w:val="24"/>
        </w:rPr>
        <w:t>filtration</w:t>
      </w:r>
      <w:bookmarkEnd w:id="26"/>
      <w:r w:rsidR="46FEED1A" w:rsidRPr="314B8C14">
        <w:rPr>
          <w:sz w:val="24"/>
          <w:szCs w:val="24"/>
        </w:rPr>
        <w:t xml:space="preserve"> to clean the outside of the </w:t>
      </w:r>
      <w:r w:rsidR="5C567AA7" w:rsidRPr="314B8C14">
        <w:rPr>
          <w:sz w:val="24"/>
          <w:szCs w:val="24"/>
        </w:rPr>
        <w:t>pouch</w:t>
      </w:r>
      <w:r w:rsidR="46FEED1A" w:rsidRPr="314B8C14">
        <w:rPr>
          <w:sz w:val="24"/>
          <w:szCs w:val="24"/>
        </w:rPr>
        <w:t>.</w:t>
      </w:r>
      <w:r w:rsidR="7AB8BD7F" w:rsidRPr="314B8C14">
        <w:rPr>
          <w:sz w:val="24"/>
          <w:szCs w:val="24"/>
        </w:rPr>
        <w:t xml:space="preserve"> </w:t>
      </w:r>
      <w:r w:rsidR="46FEED1A" w:rsidRPr="314B8C14">
        <w:rPr>
          <w:sz w:val="24"/>
          <w:szCs w:val="24"/>
        </w:rPr>
        <w:t xml:space="preserve"> </w:t>
      </w:r>
      <w:r w:rsidR="0E2D9681" w:rsidRPr="314B8C14">
        <w:rPr>
          <w:sz w:val="24"/>
          <w:szCs w:val="24"/>
        </w:rPr>
        <w:t xml:space="preserve">In any event the UCCS design team will make </w:t>
      </w:r>
      <w:bookmarkStart w:id="27" w:name="_Int_OtjDJODM"/>
      <w:r w:rsidR="0E2D9681" w:rsidRPr="314B8C14">
        <w:rPr>
          <w:sz w:val="24"/>
          <w:szCs w:val="24"/>
        </w:rPr>
        <w:t>their best</w:t>
      </w:r>
      <w:bookmarkEnd w:id="27"/>
      <w:r w:rsidR="0E2D9681" w:rsidRPr="314B8C14">
        <w:rPr>
          <w:sz w:val="24"/>
          <w:szCs w:val="24"/>
        </w:rPr>
        <w:t xml:space="preserve"> efforts to allow the user to manually release the </w:t>
      </w:r>
      <w:bookmarkStart w:id="28" w:name="_Int_UalmC7D9"/>
      <w:r w:rsidR="0E2D9681" w:rsidRPr="314B8C14">
        <w:rPr>
          <w:sz w:val="24"/>
          <w:szCs w:val="24"/>
        </w:rPr>
        <w:t>Astro</w:t>
      </w:r>
      <w:bookmarkEnd w:id="28"/>
      <w:r w:rsidR="0E2D9681" w:rsidRPr="314B8C14">
        <w:rPr>
          <w:sz w:val="24"/>
          <w:szCs w:val="24"/>
        </w:rPr>
        <w:t xml:space="preserve">-Pouches for manual cleaning. </w:t>
      </w:r>
    </w:p>
    <w:p w14:paraId="7F4EE4BF" w14:textId="6D7FF80C" w:rsidR="64CEF76C" w:rsidRDefault="2898A504" w:rsidP="314B8C14">
      <w:pPr>
        <w:pStyle w:val="ListParagraph"/>
        <w:numPr>
          <w:ilvl w:val="0"/>
          <w:numId w:val="1"/>
        </w:numPr>
        <w:rPr>
          <w:sz w:val="24"/>
          <w:szCs w:val="24"/>
        </w:rPr>
      </w:pPr>
      <w:r w:rsidRPr="314B8C14">
        <w:rPr>
          <w:b/>
          <w:bCs/>
          <w:sz w:val="24"/>
          <w:szCs w:val="24"/>
          <w:u w:val="single"/>
        </w:rPr>
        <w:t>The prototype may dry outgoing pouches with air flow</w:t>
      </w:r>
      <w:r w:rsidR="03EED095" w:rsidRPr="314B8C14">
        <w:rPr>
          <w:b/>
          <w:bCs/>
          <w:sz w:val="24"/>
          <w:szCs w:val="24"/>
          <w:u w:val="single"/>
        </w:rPr>
        <w:t>:</w:t>
      </w:r>
      <w:r w:rsidR="03EED095" w:rsidRPr="314B8C14">
        <w:rPr>
          <w:sz w:val="24"/>
          <w:szCs w:val="24"/>
        </w:rPr>
        <w:t xml:space="preserve"> If the initial prototype of the machine designed by the UCCS design team is operational and can fully fill up and seal an Astro-Pouch at the required rate of 4 pouches per minute, the best efforts of the UCCS design team will be made to implement an addition to the machine that will allow for the prototype to dry the Astro-Pouches. This drying </w:t>
      </w:r>
      <w:r w:rsidR="5B4D141E" w:rsidRPr="314B8C14">
        <w:rPr>
          <w:sz w:val="24"/>
          <w:szCs w:val="24"/>
        </w:rPr>
        <w:t>feature</w:t>
      </w:r>
      <w:bookmarkStart w:id="29" w:name="_Int_8JoLeZ3a"/>
      <w:r w:rsidR="03EED095" w:rsidRPr="314B8C14">
        <w:rPr>
          <w:sz w:val="24"/>
          <w:szCs w:val="24"/>
        </w:rPr>
        <w:t xml:space="preserve"> </w:t>
      </w:r>
      <w:bookmarkEnd w:id="29"/>
      <w:r w:rsidR="03EED095" w:rsidRPr="314B8C14">
        <w:rPr>
          <w:sz w:val="24"/>
          <w:szCs w:val="24"/>
        </w:rPr>
        <w:t>will be an addition</w:t>
      </w:r>
      <w:r w:rsidR="746B6E2F" w:rsidRPr="314B8C14">
        <w:rPr>
          <w:sz w:val="24"/>
          <w:szCs w:val="24"/>
        </w:rPr>
        <w:t xml:space="preserve"> to the prototype that</w:t>
      </w:r>
      <w:r w:rsidR="6475FFD9" w:rsidRPr="314B8C14">
        <w:rPr>
          <w:sz w:val="24"/>
          <w:szCs w:val="24"/>
        </w:rPr>
        <w:t xml:space="preserve"> will dry the pouches using a powerful air blast to remove any water on the </w:t>
      </w:r>
      <w:bookmarkStart w:id="30" w:name="_Int_blCWNApE"/>
      <w:r w:rsidR="6475FFD9" w:rsidRPr="314B8C14">
        <w:rPr>
          <w:sz w:val="24"/>
          <w:szCs w:val="24"/>
        </w:rPr>
        <w:t>outside</w:t>
      </w:r>
      <w:bookmarkEnd w:id="30"/>
      <w:r w:rsidR="6475FFD9" w:rsidRPr="314B8C14">
        <w:rPr>
          <w:sz w:val="24"/>
          <w:szCs w:val="24"/>
        </w:rPr>
        <w:t xml:space="preserve"> of the pouches. </w:t>
      </w:r>
    </w:p>
    <w:p w14:paraId="3B34966C" w14:textId="605D761F" w:rsidR="64CEF76C" w:rsidRDefault="2898A504" w:rsidP="314B8C14">
      <w:pPr>
        <w:pStyle w:val="ListParagraph"/>
        <w:numPr>
          <w:ilvl w:val="0"/>
          <w:numId w:val="1"/>
        </w:numPr>
        <w:rPr>
          <w:sz w:val="24"/>
          <w:szCs w:val="24"/>
        </w:rPr>
      </w:pPr>
      <w:r w:rsidRPr="314B8C14">
        <w:rPr>
          <w:b/>
          <w:bCs/>
          <w:sz w:val="24"/>
          <w:szCs w:val="24"/>
          <w:u w:val="single"/>
        </w:rPr>
        <w:t>The prototype may be made of modular sections to assist with mobility/maneuverability requirements</w:t>
      </w:r>
      <w:r w:rsidR="34BD2275" w:rsidRPr="314B8C14">
        <w:rPr>
          <w:b/>
          <w:bCs/>
          <w:sz w:val="24"/>
          <w:szCs w:val="24"/>
          <w:u w:val="single"/>
        </w:rPr>
        <w:t>:</w:t>
      </w:r>
      <w:r w:rsidR="34BD2275" w:rsidRPr="314B8C14">
        <w:rPr>
          <w:sz w:val="24"/>
          <w:szCs w:val="24"/>
        </w:rPr>
        <w:t xml:space="preserve"> If the initial prototype of the machine designed by the UCCS design team is operational and can fully fill up and seal an Astro-Pouch at the required rate of 4 pouches per minute, the best efforts of the UCCS design team will be made to implement an addition to the machine that will allow for the prototype to be broken down into modular sections for ease of use. This implementation will </w:t>
      </w:r>
      <w:r w:rsidR="16B79191" w:rsidRPr="314B8C14">
        <w:rPr>
          <w:sz w:val="24"/>
          <w:szCs w:val="24"/>
        </w:rPr>
        <w:t xml:space="preserve">be added for the ease of the user to set up and tear down of the machine. The sections of </w:t>
      </w:r>
      <w:r w:rsidR="5EFD74E5" w:rsidRPr="314B8C14">
        <w:rPr>
          <w:sz w:val="24"/>
          <w:szCs w:val="24"/>
        </w:rPr>
        <w:t xml:space="preserve">the machine will fit together and be modular so </w:t>
      </w:r>
      <w:bookmarkStart w:id="31" w:name="_Int_crU7pKon"/>
      <w:r w:rsidR="5EFD74E5" w:rsidRPr="314B8C14">
        <w:rPr>
          <w:sz w:val="24"/>
          <w:szCs w:val="24"/>
        </w:rPr>
        <w:t>that</w:t>
      </w:r>
      <w:bookmarkEnd w:id="31"/>
      <w:r w:rsidR="5EFD74E5" w:rsidRPr="314B8C14">
        <w:rPr>
          <w:sz w:val="24"/>
          <w:szCs w:val="24"/>
        </w:rPr>
        <w:t xml:space="preserve"> a single user can assemble the machine in its </w:t>
      </w:r>
      <w:bookmarkStart w:id="32" w:name="_Int_zknCMdjM"/>
      <w:r w:rsidR="5EFD74E5" w:rsidRPr="314B8C14">
        <w:rPr>
          <w:sz w:val="24"/>
          <w:szCs w:val="24"/>
        </w:rPr>
        <w:t>entirety</w:t>
      </w:r>
      <w:bookmarkEnd w:id="32"/>
      <w:r w:rsidR="5EFD74E5" w:rsidRPr="314B8C14">
        <w:rPr>
          <w:sz w:val="24"/>
          <w:szCs w:val="24"/>
        </w:rPr>
        <w:t xml:space="preserve">. </w:t>
      </w:r>
      <w:r w:rsidR="16B79191" w:rsidRPr="314B8C14">
        <w:rPr>
          <w:sz w:val="24"/>
          <w:szCs w:val="24"/>
        </w:rPr>
        <w:t xml:space="preserve"> </w:t>
      </w:r>
    </w:p>
    <w:p w14:paraId="595CDB2A" w14:textId="44FD00F1" w:rsidR="64CEF76C" w:rsidRDefault="409AEEBC" w:rsidP="314B8C14">
      <w:pPr>
        <w:pStyle w:val="ListParagraph"/>
        <w:numPr>
          <w:ilvl w:val="0"/>
          <w:numId w:val="1"/>
        </w:numPr>
        <w:rPr>
          <w:sz w:val="24"/>
          <w:szCs w:val="24"/>
        </w:rPr>
      </w:pPr>
      <w:r w:rsidRPr="314B8C14">
        <w:rPr>
          <w:b/>
          <w:bCs/>
          <w:sz w:val="24"/>
          <w:szCs w:val="24"/>
          <w:u w:val="single"/>
        </w:rPr>
        <w:t xml:space="preserve">The </w:t>
      </w:r>
      <w:bookmarkStart w:id="33" w:name="_Int_uFTidER9"/>
      <w:r w:rsidRPr="314B8C14">
        <w:rPr>
          <w:b/>
          <w:bCs/>
          <w:sz w:val="24"/>
          <w:szCs w:val="24"/>
          <w:u w:val="single"/>
        </w:rPr>
        <w:t>prototype</w:t>
      </w:r>
      <w:bookmarkEnd w:id="33"/>
      <w:r w:rsidRPr="314B8C14">
        <w:rPr>
          <w:b/>
          <w:bCs/>
          <w:sz w:val="24"/>
          <w:szCs w:val="24"/>
          <w:u w:val="single"/>
        </w:rPr>
        <w:t xml:space="preserve"> of the machine will have spare parts for any high use equipment that will be sent along with</w:t>
      </w:r>
      <w:r w:rsidR="23D2C231" w:rsidRPr="314B8C14">
        <w:rPr>
          <w:b/>
          <w:bCs/>
          <w:sz w:val="24"/>
          <w:szCs w:val="24"/>
          <w:u w:val="single"/>
        </w:rPr>
        <w:t xml:space="preserve"> the completed prototype</w:t>
      </w:r>
      <w:r w:rsidR="6B07A5CF" w:rsidRPr="314B8C14">
        <w:rPr>
          <w:b/>
          <w:bCs/>
          <w:sz w:val="24"/>
          <w:szCs w:val="24"/>
          <w:u w:val="single"/>
        </w:rPr>
        <w:t>:</w:t>
      </w:r>
      <w:r w:rsidR="3E84418B" w:rsidRPr="314B8C14">
        <w:rPr>
          <w:sz w:val="24"/>
          <w:szCs w:val="24"/>
        </w:rPr>
        <w:t xml:space="preserve"> If the initial prototype of the machine designed by the UCCS design team is operational and can fully fill up and seal an Astro-Pouch at the required rate of 4 pouches per minute, the best efforts of the UCCS design team will be made to implement an addition to the machine that will allow for addition spare parts to be sent along with the final prototype design. T</w:t>
      </w:r>
      <w:r w:rsidR="72B424B9" w:rsidRPr="314B8C14">
        <w:rPr>
          <w:sz w:val="24"/>
          <w:szCs w:val="24"/>
        </w:rPr>
        <w:t xml:space="preserve">hese can </w:t>
      </w:r>
      <w:bookmarkStart w:id="34" w:name="_Int_BNO2i347"/>
      <w:r w:rsidR="72B424B9" w:rsidRPr="314B8C14">
        <w:rPr>
          <w:sz w:val="24"/>
          <w:szCs w:val="24"/>
        </w:rPr>
        <w:t>include</w:t>
      </w:r>
      <w:bookmarkEnd w:id="34"/>
      <w:r w:rsidR="72B424B9" w:rsidRPr="314B8C14">
        <w:rPr>
          <w:sz w:val="24"/>
          <w:szCs w:val="24"/>
        </w:rPr>
        <w:t xml:space="preserve"> but are not limited to spar</w:t>
      </w:r>
      <w:r w:rsidR="6D4CA361" w:rsidRPr="314B8C14">
        <w:rPr>
          <w:sz w:val="24"/>
          <w:szCs w:val="24"/>
        </w:rPr>
        <w:t>e</w:t>
      </w:r>
      <w:r w:rsidR="72B424B9" w:rsidRPr="314B8C14">
        <w:rPr>
          <w:sz w:val="24"/>
          <w:szCs w:val="24"/>
        </w:rPr>
        <w:t xml:space="preserve"> pouch filling clips, spare spout grabbing attachments, spar</w:t>
      </w:r>
      <w:r w:rsidR="34757250" w:rsidRPr="314B8C14">
        <w:rPr>
          <w:sz w:val="24"/>
          <w:szCs w:val="24"/>
        </w:rPr>
        <w:t xml:space="preserve">e controller boards, and any other parts that are used frequently that cannot be obtained easily through a third part source and were made </w:t>
      </w:r>
      <w:bookmarkStart w:id="35" w:name="_Int_q19Ops9P"/>
      <w:r w:rsidR="34757250" w:rsidRPr="314B8C14">
        <w:rPr>
          <w:sz w:val="24"/>
          <w:szCs w:val="24"/>
        </w:rPr>
        <w:t>specifically</w:t>
      </w:r>
      <w:bookmarkEnd w:id="35"/>
      <w:r w:rsidR="34757250" w:rsidRPr="314B8C14">
        <w:rPr>
          <w:sz w:val="24"/>
          <w:szCs w:val="24"/>
        </w:rPr>
        <w:t xml:space="preserve"> by the UCCS design team. </w:t>
      </w:r>
      <w:r w:rsidR="72B424B9" w:rsidRPr="314B8C14">
        <w:rPr>
          <w:sz w:val="24"/>
          <w:szCs w:val="24"/>
        </w:rPr>
        <w:t xml:space="preserve"> </w:t>
      </w:r>
      <w:r w:rsidR="0D489C4C" w:rsidRPr="314B8C14">
        <w:rPr>
          <w:sz w:val="24"/>
          <w:szCs w:val="24"/>
        </w:rPr>
        <w:t xml:space="preserve">This will be completed along with an </w:t>
      </w:r>
      <w:bookmarkStart w:id="36" w:name="_Int_RUcaJgpf"/>
      <w:r w:rsidR="0D489C4C" w:rsidRPr="314B8C14">
        <w:rPr>
          <w:sz w:val="24"/>
          <w:szCs w:val="24"/>
        </w:rPr>
        <w:t>installation</w:t>
      </w:r>
      <w:bookmarkEnd w:id="36"/>
      <w:r w:rsidR="0D489C4C" w:rsidRPr="314B8C14">
        <w:rPr>
          <w:sz w:val="24"/>
          <w:szCs w:val="24"/>
        </w:rPr>
        <w:t xml:space="preserve"> guide to allow the </w:t>
      </w:r>
      <w:proofErr w:type="spellStart"/>
      <w:r w:rsidR="0D489C4C" w:rsidRPr="314B8C14">
        <w:rPr>
          <w:sz w:val="24"/>
          <w:szCs w:val="24"/>
        </w:rPr>
        <w:t>Evergood</w:t>
      </w:r>
      <w:proofErr w:type="spellEnd"/>
      <w:r w:rsidR="0D489C4C" w:rsidRPr="314B8C14">
        <w:rPr>
          <w:sz w:val="24"/>
          <w:szCs w:val="24"/>
        </w:rPr>
        <w:t xml:space="preserve"> wine team to complete repairs of the prototype if it breaks down after the initial prototype is delivered</w:t>
      </w:r>
      <w:r w:rsidR="0F09622C" w:rsidRPr="314B8C14">
        <w:rPr>
          <w:sz w:val="24"/>
          <w:szCs w:val="24"/>
        </w:rPr>
        <w:t xml:space="preserve">. </w:t>
      </w:r>
      <w:bookmarkStart w:id="37" w:name="_Int_yOiKnGt5"/>
      <w:r w:rsidR="35F585A7" w:rsidRPr="314B8C14">
        <w:rPr>
          <w:sz w:val="24"/>
          <w:szCs w:val="24"/>
        </w:rPr>
        <w:t>All</w:t>
      </w:r>
      <w:bookmarkEnd w:id="37"/>
      <w:r w:rsidR="477001D0" w:rsidRPr="314B8C14">
        <w:rPr>
          <w:sz w:val="24"/>
          <w:szCs w:val="24"/>
        </w:rPr>
        <w:t xml:space="preserve"> design drawings and models will be sent along with the </w:t>
      </w:r>
      <w:bookmarkStart w:id="38" w:name="_Int_uz1J1xkx"/>
      <w:r w:rsidR="477001D0" w:rsidRPr="314B8C14">
        <w:rPr>
          <w:sz w:val="24"/>
          <w:szCs w:val="24"/>
        </w:rPr>
        <w:t>prototype</w:t>
      </w:r>
      <w:bookmarkEnd w:id="38"/>
      <w:r w:rsidR="477001D0" w:rsidRPr="314B8C14">
        <w:rPr>
          <w:sz w:val="24"/>
          <w:szCs w:val="24"/>
        </w:rPr>
        <w:t xml:space="preserve"> so Ever good wine may order more spare parts from other manufacturing companies to ensure </w:t>
      </w:r>
      <w:r w:rsidR="6E0AA835" w:rsidRPr="314B8C14">
        <w:rPr>
          <w:sz w:val="24"/>
          <w:szCs w:val="24"/>
        </w:rPr>
        <w:t xml:space="preserve">a steady supply of spare parts is always present even after the UCCS design team has </w:t>
      </w:r>
      <w:r w:rsidR="191F9B2B" w:rsidRPr="314B8C14">
        <w:rPr>
          <w:sz w:val="24"/>
          <w:szCs w:val="24"/>
        </w:rPr>
        <w:t xml:space="preserve">finished the project. </w:t>
      </w:r>
    </w:p>
    <w:p w14:paraId="5EEF69BD" w14:textId="67DBB653" w:rsidR="4C9DBE9A" w:rsidRDefault="00DC3C01" w:rsidP="4C9DBE9A">
      <w:pPr>
        <w:ind w:firstLine="360"/>
        <w:rPr>
          <w:sz w:val="24"/>
          <w:szCs w:val="24"/>
        </w:rPr>
      </w:pPr>
      <w:r>
        <w:rPr>
          <w:noProof/>
          <w:sz w:val="24"/>
          <w:szCs w:val="24"/>
        </w:rPr>
        <mc:AlternateContent>
          <mc:Choice Requires="wpi">
            <w:drawing>
              <wp:anchor distT="0" distB="0" distL="114300" distR="114300" simplePos="0" relativeHeight="252017664" behindDoc="0" locked="0" layoutInCell="1" allowOverlap="1" wp14:anchorId="5FD37F1A" wp14:editId="62B58265">
                <wp:simplePos x="0" y="0"/>
                <wp:positionH relativeFrom="column">
                  <wp:posOffset>1874520</wp:posOffset>
                </wp:positionH>
                <wp:positionV relativeFrom="paragraph">
                  <wp:posOffset>91440</wp:posOffset>
                </wp:positionV>
                <wp:extent cx="1408645" cy="318805"/>
                <wp:effectExtent l="38100" t="38100" r="39370" b="43180"/>
                <wp:wrapNone/>
                <wp:docPr id="366" name="Ink 366"/>
                <wp:cNvGraphicFramePr/>
                <a:graphic xmlns:a="http://schemas.openxmlformats.org/drawingml/2006/main">
                  <a:graphicData uri="http://schemas.microsoft.com/office/word/2010/wordprocessingInk">
                    <w14:contentPart bwMode="auto" r:id="rId69">
                      <w14:nvContentPartPr>
                        <w14:cNvContentPartPr/>
                      </w14:nvContentPartPr>
                      <w14:xfrm>
                        <a:off x="0" y="0"/>
                        <a:ext cx="1408645" cy="318805"/>
                      </w14:xfrm>
                    </w14:contentPart>
                  </a:graphicData>
                </a:graphic>
              </wp:anchor>
            </w:drawing>
          </mc:Choice>
          <mc:Fallback>
            <w:pict>
              <v:shape w14:anchorId="531C0B58" id="Ink 366" o:spid="_x0000_s1026" type="#_x0000_t75" style="position:absolute;margin-left:147.25pt;margin-top:6.85pt;width:111.6pt;height:25.8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">
                <v:imagedata r:id="rId70" o:title=""/>
              </v:shape>
            </w:pict>
          </mc:Fallback>
        </mc:AlternateContent>
      </w:r>
      <w:r>
        <w:rPr>
          <w:noProof/>
          <w:sz w:val="24"/>
          <w:szCs w:val="24"/>
        </w:rPr>
        <mc:AlternateContent>
          <mc:Choice Requires="wpi">
            <w:drawing>
              <wp:anchor distT="0" distB="0" distL="114300" distR="114300" simplePos="0" relativeHeight="252018688" behindDoc="0" locked="0" layoutInCell="1" allowOverlap="1" wp14:anchorId="57B59B19" wp14:editId="68585865">
                <wp:simplePos x="0" y="0"/>
                <wp:positionH relativeFrom="column">
                  <wp:posOffset>906145</wp:posOffset>
                </wp:positionH>
                <wp:positionV relativeFrom="paragraph">
                  <wp:posOffset>80645</wp:posOffset>
                </wp:positionV>
                <wp:extent cx="675945" cy="258605"/>
                <wp:effectExtent l="38100" t="38100" r="48260" b="46355"/>
                <wp:wrapNone/>
                <wp:docPr id="367" name="Ink 367"/>
                <wp:cNvGraphicFramePr/>
                <a:graphic xmlns:a="http://schemas.openxmlformats.org/drawingml/2006/main">
                  <a:graphicData uri="http://schemas.microsoft.com/office/word/2010/wordprocessingInk">
                    <w14:contentPart bwMode="auto" r:id="rId71">
                      <w14:nvContentPartPr>
                        <w14:cNvContentPartPr/>
                      </w14:nvContentPartPr>
                      <w14:xfrm>
                        <a:off x="0" y="0"/>
                        <a:ext cx="675945" cy="258605"/>
                      </w14:xfrm>
                    </w14:contentPart>
                  </a:graphicData>
                </a:graphic>
              </wp:anchor>
            </w:drawing>
          </mc:Choice>
          <mc:Fallback>
            <w:pict>
              <v:shape w14:anchorId="5F8AC51B" id="Ink 367" o:spid="_x0000_s1026" type="#_x0000_t75" style="position:absolute;margin-left:71pt;margin-top:6pt;width:53.9pt;height:21.0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">
                <v:imagedata r:id="rId72" o:title=""/>
              </v:shape>
            </w:pict>
          </mc:Fallback>
        </mc:AlternateContent>
      </w:r>
      <w:r>
        <w:rPr>
          <w:noProof/>
          <w:sz w:val="24"/>
          <w:szCs w:val="24"/>
        </w:rPr>
        <mc:AlternateContent>
          <mc:Choice Requires="wpi">
            <w:drawing>
              <wp:anchor distT="0" distB="0" distL="114300" distR="114300" simplePos="0" relativeHeight="252019712" behindDoc="0" locked="0" layoutInCell="1" allowOverlap="1" wp14:anchorId="57A960B9" wp14:editId="204416A0">
                <wp:simplePos x="0" y="0"/>
                <wp:positionH relativeFrom="column">
                  <wp:posOffset>166370</wp:posOffset>
                </wp:positionH>
                <wp:positionV relativeFrom="paragraph">
                  <wp:posOffset>62865</wp:posOffset>
                </wp:positionV>
                <wp:extent cx="467360" cy="205200"/>
                <wp:effectExtent l="38100" t="38100" r="8890" b="42545"/>
                <wp:wrapNone/>
                <wp:docPr id="368" name="Ink 368"/>
                <wp:cNvGraphicFramePr/>
                <a:graphic xmlns:a="http://schemas.openxmlformats.org/drawingml/2006/main">
                  <a:graphicData uri="http://schemas.microsoft.com/office/word/2010/wordprocessingInk">
                    <w14:contentPart bwMode="auto" r:id="rId73">
                      <w14:nvContentPartPr>
                        <w14:cNvContentPartPr/>
                      </w14:nvContentPartPr>
                      <w14:xfrm>
                        <a:off x="0" y="0"/>
                        <a:ext cx="467360" cy="205200"/>
                      </w14:xfrm>
                    </w14:contentPart>
                  </a:graphicData>
                </a:graphic>
              </wp:anchor>
            </w:drawing>
          </mc:Choice>
          <mc:Fallback>
            <w:pict>
              <v:shape w14:anchorId="59C52D45" id="Ink 368" o:spid="_x0000_s1026" type="#_x0000_t75" style="position:absolute;margin-left:12.75pt;margin-top:4.6pt;width:37.5pt;height:16.8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">
                <v:imagedata r:id="rId74" o:title=""/>
              </v:shape>
            </w:pict>
          </mc:Fallback>
        </mc:AlternateContent>
      </w:r>
    </w:p>
    <w:p w14:paraId="505C950E" w14:textId="1E45E523" w:rsidR="002D4D88" w:rsidRDefault="00DC3C01" w:rsidP="61A4CB0E">
      <w:pPr>
        <w:rPr>
          <w:b/>
          <w:sz w:val="32"/>
          <w:szCs w:val="32"/>
        </w:rPr>
      </w:pPr>
      <w:r>
        <w:rPr>
          <w:b/>
          <w:bCs/>
          <w:noProof/>
          <w:sz w:val="32"/>
          <w:szCs w:val="32"/>
        </w:rPr>
        <mc:AlternateContent>
          <mc:Choice Requires="wpi">
            <w:drawing>
              <wp:anchor distT="0" distB="0" distL="114300" distR="114300" simplePos="0" relativeHeight="252016640" behindDoc="0" locked="0" layoutInCell="1" allowOverlap="1" wp14:anchorId="3D5E3B35" wp14:editId="6BA2E198">
                <wp:simplePos x="0" y="0"/>
                <wp:positionH relativeFrom="column">
                  <wp:posOffset>3538220</wp:posOffset>
                </wp:positionH>
                <wp:positionV relativeFrom="paragraph">
                  <wp:posOffset>-32385</wp:posOffset>
                </wp:positionV>
                <wp:extent cx="346700" cy="349900"/>
                <wp:effectExtent l="38100" t="19050" r="15875" b="31115"/>
                <wp:wrapNone/>
                <wp:docPr id="365" name="Ink 365"/>
                <wp:cNvGraphicFramePr/>
                <a:graphic xmlns:a="http://schemas.openxmlformats.org/drawingml/2006/main">
                  <a:graphicData uri="http://schemas.microsoft.com/office/word/2010/wordprocessingInk">
                    <w14:contentPart bwMode="auto" r:id="rId75">
                      <w14:nvContentPartPr>
                        <w14:cNvContentPartPr/>
                      </w14:nvContentPartPr>
                      <w14:xfrm>
                        <a:off x="0" y="0"/>
                        <a:ext cx="346700" cy="349900"/>
                      </w14:xfrm>
                    </w14:contentPart>
                  </a:graphicData>
                </a:graphic>
              </wp:anchor>
            </w:drawing>
          </mc:Choice>
          <mc:Fallback>
            <w:pict>
              <v:shape w14:anchorId="00438508" id="Ink 365" o:spid="_x0000_s1026" type="#_x0000_t75" style="position:absolute;margin-left:278.25pt;margin-top:-2.9pt;width:28.05pt;height:28.2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">
                <v:imagedata r:id="rId76" o:title=""/>
              </v:shape>
            </w:pict>
          </mc:Fallback>
        </mc:AlternateContent>
      </w:r>
      <w:r w:rsidR="683B469E" w:rsidRPr="6FFB493C">
        <w:rPr>
          <w:b/>
          <w:bCs/>
          <w:sz w:val="32"/>
          <w:szCs w:val="32"/>
        </w:rPr>
        <w:t>References</w:t>
      </w:r>
      <w:r w:rsidR="72DF284E" w:rsidRPr="6FFB493C">
        <w:rPr>
          <w:b/>
          <w:bCs/>
          <w:sz w:val="32"/>
          <w:szCs w:val="32"/>
        </w:rPr>
        <w:t xml:space="preserve"> </w:t>
      </w:r>
    </w:p>
    <w:p w14:paraId="14B34E30" w14:textId="01AB0652" w:rsidR="00C56F8A" w:rsidRDefault="00B2176A" w:rsidP="00C56F8A">
      <w:pPr>
        <w:pStyle w:val="NormalWeb"/>
        <w:ind w:left="567" w:hanging="567"/>
      </w:pPr>
      <w:r>
        <w:t>[1]</w:t>
      </w:r>
      <w:r w:rsidR="000A11A1">
        <w:t xml:space="preserve"> </w:t>
      </w:r>
      <w:r w:rsidR="00C56F8A">
        <w:t xml:space="preserve">“An Explanation of Force and Labor Power.” </w:t>
      </w:r>
      <w:r w:rsidR="00C56F8A">
        <w:rPr>
          <w:i/>
          <w:iCs/>
        </w:rPr>
        <w:t>Load Movers INC</w:t>
      </w:r>
      <w:r w:rsidR="00C56F8A">
        <w:t xml:space="preserve">, 24 Sept. 2012, https://www.loadmoverinc.com/force-labor-power/#:~:text=The%20%E2%80%9CLabor%20Power%E2%80%9D%20of%20one%20is%20defined%20as,which%20would%20be%20a%20%E2%80%9CLabor%20Power%E2%80%9D%20of%203. </w:t>
      </w:r>
    </w:p>
    <w:p w14:paraId="152172BB" w14:textId="127F3E1F" w:rsidR="30522677" w:rsidRDefault="30522677" w:rsidP="550ED796">
      <w:pPr>
        <w:pStyle w:val="NormalWeb"/>
        <w:ind w:left="567" w:hanging="567"/>
      </w:pPr>
      <w:r>
        <w:t xml:space="preserve">[2] Commissioner, Office of the. </w:t>
      </w:r>
      <w:r w:rsidRPr="37A99D19">
        <w:t xml:space="preserve">U.S. Food and Drug Administration, FDA, </w:t>
      </w:r>
      <w:r w:rsidR="40A24483" w:rsidRPr="37A99D19">
        <w:t>https://www.fda.gov/.</w:t>
      </w:r>
    </w:p>
    <w:p w14:paraId="7FFFC7F9" w14:textId="65E28AAF" w:rsidR="4A49B9AE" w:rsidRDefault="4A49B9AE" w:rsidP="550ED796">
      <w:pPr>
        <w:pStyle w:val="NormalWeb"/>
        <w:ind w:left="567" w:hanging="567"/>
      </w:pPr>
      <w:r>
        <w:t xml:space="preserve">[3] </w:t>
      </w:r>
      <w:r w:rsidRPr="37A99D19">
        <w:t xml:space="preserve">“Home.” </w:t>
      </w:r>
      <w:proofErr w:type="spellStart"/>
      <w:r w:rsidRPr="37A99D19">
        <w:t>TTBGov</w:t>
      </w:r>
      <w:proofErr w:type="spellEnd"/>
      <w:r w:rsidRPr="37A99D19">
        <w:t xml:space="preserve">, </w:t>
      </w:r>
      <w:hyperlink r:id="rId77">
        <w:r w:rsidRPr="37A99D19">
          <w:t>https://www.ttb.gov/</w:t>
        </w:r>
      </w:hyperlink>
      <w:r w:rsidRPr="37A99D19">
        <w:t>.</w:t>
      </w:r>
    </w:p>
    <w:p w14:paraId="0A3DFD9C" w14:textId="6094CB5A" w:rsidR="31417543" w:rsidRDefault="31417543" w:rsidP="550ED796">
      <w:pPr>
        <w:pStyle w:val="NormalWeb"/>
        <w:ind w:left="567" w:hanging="567"/>
      </w:pPr>
      <w:r w:rsidRPr="550ED796">
        <w:t xml:space="preserve">[4] </w:t>
      </w:r>
      <w:r w:rsidR="17C84954" w:rsidRPr="49EADBF7">
        <w:t xml:space="preserve">“American National Standards Institute - ANSI HOME.” </w:t>
      </w:r>
      <w:r w:rsidR="17C84954" w:rsidRPr="7B4C0F8C">
        <w:t>ANSI</w:t>
      </w:r>
      <w:r w:rsidR="17C84954" w:rsidRPr="49EADBF7">
        <w:t xml:space="preserve">, American National Standards Institute, </w:t>
      </w:r>
      <w:r w:rsidR="17C84954" w:rsidRPr="33D8FEB1">
        <w:t>https://www.ansi.org/.</w:t>
      </w:r>
    </w:p>
    <w:p w14:paraId="611CCA35" w14:textId="4299A6F7" w:rsidR="17C84954" w:rsidRDefault="17C84954" w:rsidP="550ED796">
      <w:pPr>
        <w:pStyle w:val="NormalWeb"/>
        <w:ind w:left="567" w:hanging="567"/>
      </w:pPr>
      <w:r w:rsidRPr="550ED796">
        <w:t xml:space="preserve">[5] </w:t>
      </w:r>
      <w:r w:rsidR="7726D62C" w:rsidRPr="33D8FEB1">
        <w:t xml:space="preserve">“Bureau of Alcohol, Tobacco, Firearms and Explosives.” </w:t>
      </w:r>
      <w:r w:rsidR="7726D62C" w:rsidRPr="7B4C0F8C">
        <w:t>Bureau of Alcohol, Tobacco, Firearms and Explosives |</w:t>
      </w:r>
      <w:r w:rsidR="7726D62C" w:rsidRPr="33D8FEB1">
        <w:t xml:space="preserve">, </w:t>
      </w:r>
      <w:r w:rsidR="7726D62C" w:rsidRPr="3D9E6629">
        <w:t>https://www.atf.gov/.</w:t>
      </w:r>
    </w:p>
    <w:p w14:paraId="6BB122BC" w14:textId="5217E374" w:rsidR="17C84954" w:rsidRDefault="17C84954" w:rsidP="56FE1736">
      <w:pPr>
        <w:ind w:left="567" w:hanging="567"/>
        <w:rPr>
          <w:rFonts w:ascii="Times New Roman" w:eastAsia="Times New Roman" w:hAnsi="Times New Roman" w:cs="Times New Roman"/>
          <w:sz w:val="24"/>
          <w:szCs w:val="24"/>
        </w:rPr>
      </w:pPr>
    </w:p>
    <w:p w14:paraId="52F0F2F9" w14:textId="79B5100E" w:rsidR="31417543" w:rsidRDefault="31417543" w:rsidP="18B04CF0">
      <w:pPr>
        <w:ind w:left="567" w:hanging="567"/>
        <w:rPr>
          <w:rFonts w:ascii="Times New Roman" w:eastAsia="Times New Roman" w:hAnsi="Times New Roman" w:cs="Times New Roman"/>
          <w:sz w:val="24"/>
          <w:szCs w:val="24"/>
        </w:rPr>
      </w:pPr>
    </w:p>
    <w:p w14:paraId="7C3E9DC6" w14:textId="131CFFDA" w:rsidR="4A49B9AE" w:rsidRDefault="4A49B9AE" w:rsidP="782544FA">
      <w:pPr>
        <w:ind w:left="567" w:hanging="567"/>
        <w:rPr>
          <w:color w:val="0D0D0D" w:themeColor="text1" w:themeTint="F2"/>
        </w:rPr>
      </w:pPr>
    </w:p>
    <w:p w14:paraId="38852173" w14:textId="27618913" w:rsidR="782612DA" w:rsidRDefault="782612DA" w:rsidP="782612DA">
      <w:pPr>
        <w:pStyle w:val="NormalWeb"/>
        <w:ind w:left="567" w:hanging="567"/>
      </w:pPr>
    </w:p>
    <w:p w14:paraId="2CAA19E7" w14:textId="3DCB3DE9" w:rsidR="00E07339" w:rsidRDefault="00E07339" w:rsidP="00E07339">
      <w:pPr>
        <w:pStyle w:val="NormalWeb"/>
        <w:ind w:left="567" w:hanging="567"/>
      </w:pPr>
    </w:p>
    <w:p w14:paraId="413E2CAA" w14:textId="6E616DAB" w:rsidR="523CF0FF" w:rsidRPr="00A65CC2" w:rsidRDefault="523CF0FF" w:rsidP="61A4CB0E">
      <w:pPr>
        <w:rPr>
          <w:b/>
          <w:bCs/>
          <w:sz w:val="32"/>
          <w:szCs w:val="32"/>
        </w:rPr>
      </w:pPr>
      <w:r w:rsidRPr="00A65CC2">
        <w:rPr>
          <w:b/>
          <w:bCs/>
          <w:sz w:val="32"/>
          <w:szCs w:val="32"/>
        </w:rPr>
        <w:t>Appendi</w:t>
      </w:r>
      <w:r w:rsidR="001F30F7">
        <w:rPr>
          <w:b/>
          <w:bCs/>
          <w:sz w:val="32"/>
          <w:szCs w:val="32"/>
        </w:rPr>
        <w:t>ces</w:t>
      </w:r>
    </w:p>
    <w:p w14:paraId="62E90630" w14:textId="2D9C5715" w:rsidR="001F30F7" w:rsidRPr="00327E51" w:rsidRDefault="001F30F7" w:rsidP="00503B1E">
      <w:pPr>
        <w:jc w:val="center"/>
        <w:rPr>
          <w:b/>
          <w:bCs/>
        </w:rPr>
      </w:pPr>
      <w:r w:rsidRPr="00327E51">
        <w:rPr>
          <w:b/>
          <w:bCs/>
        </w:rPr>
        <w:t xml:space="preserve">Appendix A: </w:t>
      </w:r>
      <w:r w:rsidR="00032CC0">
        <w:rPr>
          <w:b/>
          <w:bCs/>
        </w:rPr>
        <w:t xml:space="preserve">Current Volunteer-Based Pouching </w:t>
      </w:r>
      <w:r w:rsidR="003640D5">
        <w:rPr>
          <w:b/>
          <w:bCs/>
        </w:rPr>
        <w:t xml:space="preserve">Set-up </w:t>
      </w:r>
      <w:r w:rsidR="00032CC0">
        <w:rPr>
          <w:b/>
          <w:bCs/>
        </w:rPr>
        <w:t xml:space="preserve">at </w:t>
      </w:r>
      <w:proofErr w:type="spellStart"/>
      <w:r w:rsidR="00032CC0">
        <w:rPr>
          <w:b/>
          <w:bCs/>
        </w:rPr>
        <w:t>Evergood</w:t>
      </w:r>
      <w:proofErr w:type="spellEnd"/>
      <w:r w:rsidR="00032CC0">
        <w:rPr>
          <w:b/>
          <w:bCs/>
        </w:rPr>
        <w:t xml:space="preserve"> Wine</w:t>
      </w:r>
    </w:p>
    <w:p w14:paraId="4715C138" w14:textId="77777777" w:rsidR="00B7708D" w:rsidRDefault="00B7708D" w:rsidP="00B7708D">
      <w:pPr>
        <w:keepNext/>
        <w:jc w:val="center"/>
      </w:pPr>
      <w:r w:rsidRPr="00B7708D">
        <w:rPr>
          <w:noProof/>
        </w:rPr>
        <w:drawing>
          <wp:inline distT="0" distB="0" distL="0" distR="0" wp14:anchorId="7E238EC6" wp14:editId="3529480D">
            <wp:extent cx="5706271" cy="50870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06271" cy="5087060"/>
                    </a:xfrm>
                    <a:prstGeom prst="rect">
                      <a:avLst/>
                    </a:prstGeom>
                  </pic:spPr>
                </pic:pic>
              </a:graphicData>
            </a:graphic>
          </wp:inline>
        </w:drawing>
      </w:r>
    </w:p>
    <w:p w14:paraId="11D64841" w14:textId="00916CBD" w:rsidR="00503B1E" w:rsidRDefault="00B7708D" w:rsidP="00B7708D">
      <w:pPr>
        <w:pStyle w:val="Caption"/>
        <w:jc w:val="center"/>
      </w:pPr>
      <w:r>
        <w:t xml:space="preserve">Figure </w:t>
      </w:r>
      <w:r>
        <w:fldChar w:fldCharType="begin"/>
      </w:r>
      <w:r>
        <w:instrText>SEQ Figure \* ARABIC</w:instrText>
      </w:r>
      <w:r>
        <w:fldChar w:fldCharType="separate"/>
      </w:r>
      <w:r w:rsidR="00AD3FD4">
        <w:rPr>
          <w:noProof/>
        </w:rPr>
        <w:t>1</w:t>
      </w:r>
      <w:r>
        <w:fldChar w:fldCharType="end"/>
      </w:r>
      <w:r>
        <w:t xml:space="preserve">: Side view of </w:t>
      </w:r>
      <w:proofErr w:type="spellStart"/>
      <w:r>
        <w:t>Astrofill</w:t>
      </w:r>
      <w:proofErr w:type="spellEnd"/>
    </w:p>
    <w:p w14:paraId="489A5D7B" w14:textId="77777777" w:rsidR="00E4547B" w:rsidRDefault="00E4547B" w:rsidP="00327E51">
      <w:pPr>
        <w:keepNext/>
        <w:jc w:val="center"/>
      </w:pPr>
      <w:r w:rsidRPr="00E4547B">
        <w:rPr>
          <w:noProof/>
        </w:rPr>
        <w:drawing>
          <wp:inline distT="0" distB="0" distL="0" distR="0" wp14:anchorId="0818692D" wp14:editId="2B87AB81">
            <wp:extent cx="4944165" cy="3877216"/>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44165" cy="3877216"/>
                    </a:xfrm>
                    <a:prstGeom prst="rect">
                      <a:avLst/>
                    </a:prstGeom>
                  </pic:spPr>
                </pic:pic>
              </a:graphicData>
            </a:graphic>
          </wp:inline>
        </w:drawing>
      </w:r>
    </w:p>
    <w:p w14:paraId="320325DE" w14:textId="6B97B79F" w:rsidR="00B7708D" w:rsidRDefault="00E4547B" w:rsidP="00E4547B">
      <w:pPr>
        <w:pStyle w:val="Caption"/>
        <w:jc w:val="center"/>
      </w:pPr>
      <w:r>
        <w:t xml:space="preserve">Figure </w:t>
      </w:r>
      <w:r>
        <w:fldChar w:fldCharType="begin"/>
      </w:r>
      <w:r>
        <w:instrText>SEQ Figure \* ARABIC</w:instrText>
      </w:r>
      <w:r>
        <w:fldChar w:fldCharType="separate"/>
      </w:r>
      <w:r w:rsidR="00AD3FD4">
        <w:rPr>
          <w:noProof/>
        </w:rPr>
        <w:t>2</w:t>
      </w:r>
      <w:r>
        <w:fldChar w:fldCharType="end"/>
      </w:r>
      <w:r>
        <w:t xml:space="preserve">: Overhead view of </w:t>
      </w:r>
      <w:proofErr w:type="spellStart"/>
      <w:r>
        <w:t>Astrofill</w:t>
      </w:r>
      <w:proofErr w:type="spellEnd"/>
    </w:p>
    <w:p w14:paraId="5AFB4670" w14:textId="77777777" w:rsidR="00147901" w:rsidRDefault="00147901" w:rsidP="00327E51">
      <w:pPr>
        <w:keepNext/>
        <w:jc w:val="center"/>
      </w:pPr>
      <w:r w:rsidRPr="00147901">
        <w:rPr>
          <w:noProof/>
        </w:rPr>
        <w:drawing>
          <wp:inline distT="0" distB="0" distL="0" distR="0" wp14:anchorId="4AB6A8A6" wp14:editId="33FE09F0">
            <wp:extent cx="5943600" cy="5299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5299710"/>
                    </a:xfrm>
                    <a:prstGeom prst="rect">
                      <a:avLst/>
                    </a:prstGeom>
                  </pic:spPr>
                </pic:pic>
              </a:graphicData>
            </a:graphic>
          </wp:inline>
        </w:drawing>
      </w:r>
    </w:p>
    <w:p w14:paraId="51EFFF3A" w14:textId="771F21B5" w:rsidR="00E4547B" w:rsidRDefault="00147901" w:rsidP="00147901">
      <w:pPr>
        <w:pStyle w:val="Caption"/>
        <w:jc w:val="center"/>
      </w:pPr>
      <w:r>
        <w:t xml:space="preserve">Figure </w:t>
      </w:r>
      <w:r>
        <w:fldChar w:fldCharType="begin"/>
      </w:r>
      <w:r>
        <w:instrText>SEQ Figure \* ARABIC</w:instrText>
      </w:r>
      <w:r>
        <w:fldChar w:fldCharType="separate"/>
      </w:r>
      <w:r w:rsidR="00AD3FD4">
        <w:rPr>
          <w:noProof/>
        </w:rPr>
        <w:t>3</w:t>
      </w:r>
      <w:r>
        <w:fldChar w:fldCharType="end"/>
      </w:r>
      <w:r>
        <w:t xml:space="preserve">: </w:t>
      </w:r>
      <w:proofErr w:type="spellStart"/>
      <w:r>
        <w:t>Astrofill</w:t>
      </w:r>
      <w:proofErr w:type="spellEnd"/>
      <w:r>
        <w:t xml:space="preserve"> in use</w:t>
      </w:r>
    </w:p>
    <w:p w14:paraId="46D75662" w14:textId="77777777" w:rsidR="00AD3FD4" w:rsidRDefault="00AD3FD4" w:rsidP="00AD3FD4">
      <w:pPr>
        <w:keepNext/>
        <w:jc w:val="center"/>
      </w:pPr>
      <w:r w:rsidRPr="00AD3FD4">
        <w:rPr>
          <w:noProof/>
        </w:rPr>
        <w:drawing>
          <wp:inline distT="0" distB="0" distL="0" distR="0" wp14:anchorId="132030AA" wp14:editId="54F7B61C">
            <wp:extent cx="3962953" cy="542048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62953" cy="5420481"/>
                    </a:xfrm>
                    <a:prstGeom prst="rect">
                      <a:avLst/>
                    </a:prstGeom>
                  </pic:spPr>
                </pic:pic>
              </a:graphicData>
            </a:graphic>
          </wp:inline>
        </w:drawing>
      </w:r>
    </w:p>
    <w:p w14:paraId="47BBDC1C" w14:textId="5D65A471" w:rsidR="61A4CB0E" w:rsidRDefault="00AD3FD4" w:rsidP="00FF728E">
      <w:pPr>
        <w:pStyle w:val="Caption"/>
        <w:jc w:val="center"/>
      </w:pPr>
      <w:r>
        <w:t xml:space="preserve">Figure </w:t>
      </w:r>
      <w:r>
        <w:fldChar w:fldCharType="begin"/>
      </w:r>
      <w:r>
        <w:instrText>SEQ Figure \* ARABIC</w:instrText>
      </w:r>
      <w:r>
        <w:fldChar w:fldCharType="separate"/>
      </w:r>
      <w:r>
        <w:rPr>
          <w:noProof/>
        </w:rPr>
        <w:t>4</w:t>
      </w:r>
      <w:r>
        <w:fldChar w:fldCharType="end"/>
      </w:r>
      <w:r>
        <w:t xml:space="preserve">: General view of table set-up including wine source on overhead forklift with tubes connecting down to each </w:t>
      </w:r>
      <w:proofErr w:type="spellStart"/>
      <w:r>
        <w:t>Astrofill</w:t>
      </w:r>
      <w:proofErr w:type="spellEnd"/>
      <w:r>
        <w:t xml:space="preserve"> device for filling</w:t>
      </w:r>
    </w:p>
    <w:sectPr w:rsidR="61A4CB0E" w:rsidSect="007930A1">
      <w:footerReference w:type="default" r:id="rId8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Ryan" w:date="2022-11-13T11:20:00Z" w:initials="R">
    <w:p w14:paraId="24A8C8F9" w14:textId="134C47C5" w:rsidR="006414AE" w:rsidRDefault="006414AE">
      <w:pPr>
        <w:pStyle w:val="CommentText"/>
      </w:pPr>
      <w:r>
        <w:rPr>
          <w:rStyle w:val="CommentReference"/>
        </w:rPr>
        <w:annotationRef/>
      </w:r>
      <w:r>
        <w:t xml:space="preserve">Speed is currently in our additional requirements so maybe this should be </w:t>
      </w:r>
      <w:r w:rsidR="0039373C">
        <w:t xml:space="preserve">after </w:t>
      </w:r>
      <w:r>
        <w:t>#10?</w:t>
      </w:r>
    </w:p>
  </w:comment>
  <w:comment w:id="7" w:author="Ryan" w:date="2022-11-13T11:19:00Z" w:initials="R">
    <w:p w14:paraId="37FC432D" w14:textId="2A96D714" w:rsidR="00AF7E8E" w:rsidRDefault="00027F43">
      <w:pPr>
        <w:pStyle w:val="CommentText"/>
      </w:pPr>
      <w:r>
        <w:rPr>
          <w:rStyle w:val="CommentReference"/>
        </w:rPr>
        <w:annotationRef/>
      </w:r>
      <w:r>
        <w:t>I</w:t>
      </w:r>
      <w:r w:rsidR="0039373C">
        <w:t>’m</w:t>
      </w:r>
      <w:r>
        <w:t xml:space="preserve"> </w:t>
      </w:r>
      <w:r w:rsidR="00AF7E8E">
        <w:t>thinking functionality should be combined with #3</w:t>
      </w:r>
    </w:p>
  </w:comment>
  <w:comment w:id="11" w:author="Ryan" w:date="2022-11-13T11:20:00Z" w:initials="R">
    <w:p w14:paraId="32C6EDA7" w14:textId="77777777" w:rsidR="00F91933" w:rsidRDefault="00F91933" w:rsidP="00F91933">
      <w:pPr>
        <w:pStyle w:val="CommentText"/>
      </w:pPr>
      <w:r>
        <w:rPr>
          <w:rStyle w:val="CommentReference"/>
        </w:rPr>
        <w:annotationRef/>
      </w:r>
      <w:r>
        <w:t>Speed is currently in our additional requirements so maybe this should be after #10?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A8C8F9" w15:done="0"/>
  <w15:commentEx w15:paraId="37FC432D" w15:done="1"/>
  <w15:commentEx w15:paraId="32C6EDA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B519B" w16cex:dateUtc="2022-11-13T18:20:00Z"/>
  <w16cex:commentExtensible w16cex:durableId="271B515F" w16cex:dateUtc="2022-11-13T18:19:00Z"/>
  <w16cex:commentExtensible w16cex:durableId="271B6E0B" w16cex:dateUtc="2022-11-13T18: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A8C8F9" w16cid:durableId="271B519B"/>
  <w16cid:commentId w16cid:paraId="37FC432D" w16cid:durableId="271B515F"/>
  <w16cid:commentId w16cid:paraId="32C6EDA7" w16cid:durableId="271B6E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8DA49" w14:textId="77777777" w:rsidR="008E305C" w:rsidRDefault="008E305C" w:rsidP="007904C6">
      <w:pPr>
        <w:spacing w:after="0" w:line="240" w:lineRule="auto"/>
      </w:pPr>
      <w:r>
        <w:separator/>
      </w:r>
    </w:p>
  </w:endnote>
  <w:endnote w:type="continuationSeparator" w:id="0">
    <w:p w14:paraId="5EA2BA58" w14:textId="77777777" w:rsidR="008E305C" w:rsidRDefault="008E305C" w:rsidP="007904C6">
      <w:pPr>
        <w:spacing w:after="0" w:line="240" w:lineRule="auto"/>
      </w:pPr>
      <w:r>
        <w:continuationSeparator/>
      </w:r>
    </w:p>
  </w:endnote>
  <w:endnote w:type="continuationNotice" w:id="1">
    <w:p w14:paraId="0CC46F8F" w14:textId="77777777" w:rsidR="008E305C" w:rsidRDefault="008E30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1404256"/>
      <w:docPartObj>
        <w:docPartGallery w:val="Page Numbers (Bottom of Page)"/>
        <w:docPartUnique/>
      </w:docPartObj>
    </w:sdtPr>
    <w:sdtEndPr>
      <w:rPr>
        <w:noProof/>
      </w:rPr>
    </w:sdtEndPr>
    <w:sdtContent>
      <w:p w14:paraId="24A24EFF" w14:textId="5EC37E91" w:rsidR="00690A33" w:rsidRDefault="00690A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75B519" w14:textId="77777777" w:rsidR="00690A33" w:rsidRDefault="00690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A3A7D" w14:textId="77777777" w:rsidR="008E305C" w:rsidRDefault="008E305C" w:rsidP="007904C6">
      <w:pPr>
        <w:spacing w:after="0" w:line="240" w:lineRule="auto"/>
      </w:pPr>
      <w:r>
        <w:separator/>
      </w:r>
    </w:p>
  </w:footnote>
  <w:footnote w:type="continuationSeparator" w:id="0">
    <w:p w14:paraId="58F5FBF5" w14:textId="77777777" w:rsidR="008E305C" w:rsidRDefault="008E305C" w:rsidP="007904C6">
      <w:pPr>
        <w:spacing w:after="0" w:line="240" w:lineRule="auto"/>
      </w:pPr>
      <w:r>
        <w:continuationSeparator/>
      </w:r>
    </w:p>
  </w:footnote>
  <w:footnote w:type="continuationNotice" w:id="1">
    <w:p w14:paraId="10B33B06" w14:textId="77777777" w:rsidR="008E305C" w:rsidRDefault="008E305C">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yOiKnGt5" int2:invalidationBookmarkName="" int2:hashCode="In438y0xy39Tt5" int2:id="l4scWRmc"/>
    <int2:bookmark int2:bookmarkName="_Int_crU7pKon" int2:invalidationBookmarkName="" int2:hashCode="kM2ef76Z9Fvu2D" int2:id="KFUPrW6e"/>
    <int2:bookmark int2:bookmarkName="_Int_zknCMdjM" int2:invalidationBookmarkName="" int2:hashCode="JtDjasThxtppku" int2:id="OAHoL6p3"/>
    <int2:bookmark int2:bookmarkName="_Int_r2lyNRPB" int2:invalidationBookmarkName="" int2:hashCode="wD54RQseUt62Gf" int2:id="0eSOEI8N"/>
    <int2:bookmark int2:bookmarkName="_Int_blCWNApE" int2:invalidationBookmarkName="" int2:hashCode="xi9LYc0kT7OeXP" int2:id="LXJhxrfU"/>
    <int2:bookmark int2:bookmarkName="_Int_8JoLeZ3a" int2:invalidationBookmarkName="" int2:hashCode="tMQPKqvKNC4Pln" int2:id="LHqu0GGo"/>
    <int2:bookmark int2:bookmarkName="_Int_OtjDJODM" int2:invalidationBookmarkName="" int2:hashCode="xfXk11JS2XiM4g" int2:id="g8FERqPx"/>
    <int2:bookmark int2:bookmarkName="_Int_UalmC7D9" int2:invalidationBookmarkName="" int2:hashCode="WagfGN+zo6/yyZ" int2:id="QkVHkW5U"/>
    <int2:bookmark int2:bookmarkName="_Int_I05BI7aj" int2:invalidationBookmarkName="" int2:hashCode="BDPXb1nZBOYpAF" int2:id="jeXnrIRA"/>
    <int2:bookmark int2:bookmarkName="_Int_9HF4YYXE" int2:invalidationBookmarkName="" int2:hashCode="ksR0827wOp5WTk" int2:id="mmx4UYwE"/>
    <int2:bookmark int2:bookmarkName="_Int_rvr6C6F4" int2:invalidationBookmarkName="" int2:hashCode="Y0ehkc/ONxLe/V" int2:id="C8B2NZvJ"/>
    <int2:bookmark int2:bookmarkName="_Int_e3MKnfvP" int2:invalidationBookmarkName="" int2:hashCode="zvM46jshD15gV9" int2:id="yEtPVO6d"/>
    <int2:bookmark int2:bookmarkName="_Int_OcxeiLBe" int2:invalidationBookmarkName="" int2:hashCode="UjQeX1F+Q2Hll8" int2:id="JjARExF5"/>
    <int2:bookmark int2:bookmarkName="_Int_oyQLtAPu" int2:invalidationBookmarkName="" int2:hashCode="Xp3w8MLLiRHiGn" int2:id="OTehLRzi"/>
    <int2:bookmark int2:bookmarkName="_Int_CxgZ71id" int2:invalidationBookmarkName="" int2:hashCode="mWxEWG+/ZrVL3e" int2:id="yVi3LFvX"/>
    <int2:bookmark int2:bookmarkName="_Int_KQLdgCqG" int2:invalidationBookmarkName="" int2:hashCode="WDK0aS8ewbf8d6" int2:id="a1YwP7L3"/>
    <int2:bookmark int2:bookmarkName="_Int_Awtz1MpC" int2:invalidationBookmarkName="" int2:hashCode="kMnXvfudDF5mr5" int2:id="NjYnhzaT"/>
    <int2:bookmark int2:bookmarkName="_Int_GG63sKdj" int2:invalidationBookmarkName="" int2:hashCode="WA9Q/CXP3El9Ds" int2:id="TWWkmXTv"/>
    <int2:bookmark int2:bookmarkName="_Int_RUcaJgpf" int2:invalidationBookmarkName="" int2:hashCode="uEmQiMpjbCfqdS" int2:id="RsTUKfNv"/>
    <int2:bookmark int2:bookmarkName="_Int_uFTidER9" int2:invalidationBookmarkName="" int2:hashCode="J8uSksC4qCdo8j" int2:id="aSx9uL3C"/>
    <int2:bookmark int2:bookmarkName="_Int_q19Ops9P" int2:invalidationBookmarkName="" int2:hashCode="5Z8mR05NAlhfwM" int2:id="dJh18H4i"/>
    <int2:bookmark int2:bookmarkName="_Int_uz1J1xkx" int2:invalidationBookmarkName="" int2:hashCode="J8uSksC4qCdo8j" int2:id="ouAzjaBq"/>
    <int2:bookmark int2:bookmarkName="_Int_BNO2i347" int2:invalidationBookmarkName="" int2:hashCode="/ZXb3PEyIVJy0p" int2:id="xYPnHTU7"/>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38CF"/>
    <w:multiLevelType w:val="hybridMultilevel"/>
    <w:tmpl w:val="4B9274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F697395"/>
    <w:multiLevelType w:val="hybridMultilevel"/>
    <w:tmpl w:val="EA00A8CE"/>
    <w:lvl w:ilvl="0" w:tplc="88F22EE0">
      <w:start w:val="1"/>
      <w:numFmt w:val="bullet"/>
      <w:lvlText w:val=""/>
      <w:lvlJc w:val="left"/>
      <w:pPr>
        <w:ind w:left="720" w:hanging="360"/>
      </w:pPr>
      <w:rPr>
        <w:rFonts w:ascii="Symbol" w:hAnsi="Symbol" w:hint="default"/>
      </w:rPr>
    </w:lvl>
    <w:lvl w:ilvl="1" w:tplc="CE1E045A">
      <w:start w:val="1"/>
      <w:numFmt w:val="bullet"/>
      <w:lvlText w:val="o"/>
      <w:lvlJc w:val="left"/>
      <w:pPr>
        <w:ind w:left="1440" w:hanging="360"/>
      </w:pPr>
      <w:rPr>
        <w:rFonts w:ascii="Courier New" w:hAnsi="Courier New" w:hint="default"/>
      </w:rPr>
    </w:lvl>
    <w:lvl w:ilvl="2" w:tplc="46326704">
      <w:start w:val="1"/>
      <w:numFmt w:val="bullet"/>
      <w:lvlText w:val=""/>
      <w:lvlJc w:val="left"/>
      <w:pPr>
        <w:ind w:left="2160" w:hanging="360"/>
      </w:pPr>
      <w:rPr>
        <w:rFonts w:ascii="Wingdings" w:hAnsi="Wingdings" w:hint="default"/>
      </w:rPr>
    </w:lvl>
    <w:lvl w:ilvl="3" w:tplc="9D986D30">
      <w:start w:val="1"/>
      <w:numFmt w:val="bullet"/>
      <w:lvlText w:val=""/>
      <w:lvlJc w:val="left"/>
      <w:pPr>
        <w:ind w:left="2880" w:hanging="360"/>
      </w:pPr>
      <w:rPr>
        <w:rFonts w:ascii="Symbol" w:hAnsi="Symbol" w:hint="default"/>
      </w:rPr>
    </w:lvl>
    <w:lvl w:ilvl="4" w:tplc="5EFC5DA0">
      <w:start w:val="1"/>
      <w:numFmt w:val="bullet"/>
      <w:lvlText w:val="o"/>
      <w:lvlJc w:val="left"/>
      <w:pPr>
        <w:ind w:left="3600" w:hanging="360"/>
      </w:pPr>
      <w:rPr>
        <w:rFonts w:ascii="Courier New" w:hAnsi="Courier New" w:hint="default"/>
      </w:rPr>
    </w:lvl>
    <w:lvl w:ilvl="5" w:tplc="358A8028">
      <w:start w:val="1"/>
      <w:numFmt w:val="bullet"/>
      <w:lvlText w:val=""/>
      <w:lvlJc w:val="left"/>
      <w:pPr>
        <w:ind w:left="4320" w:hanging="360"/>
      </w:pPr>
      <w:rPr>
        <w:rFonts w:ascii="Wingdings" w:hAnsi="Wingdings" w:hint="default"/>
      </w:rPr>
    </w:lvl>
    <w:lvl w:ilvl="6" w:tplc="EED4CAE2">
      <w:start w:val="1"/>
      <w:numFmt w:val="bullet"/>
      <w:lvlText w:val=""/>
      <w:lvlJc w:val="left"/>
      <w:pPr>
        <w:ind w:left="5040" w:hanging="360"/>
      </w:pPr>
      <w:rPr>
        <w:rFonts w:ascii="Symbol" w:hAnsi="Symbol" w:hint="default"/>
      </w:rPr>
    </w:lvl>
    <w:lvl w:ilvl="7" w:tplc="D8584EC8">
      <w:start w:val="1"/>
      <w:numFmt w:val="bullet"/>
      <w:lvlText w:val="o"/>
      <w:lvlJc w:val="left"/>
      <w:pPr>
        <w:ind w:left="5760" w:hanging="360"/>
      </w:pPr>
      <w:rPr>
        <w:rFonts w:ascii="Courier New" w:hAnsi="Courier New" w:hint="default"/>
      </w:rPr>
    </w:lvl>
    <w:lvl w:ilvl="8" w:tplc="A176A79A">
      <w:start w:val="1"/>
      <w:numFmt w:val="bullet"/>
      <w:lvlText w:val=""/>
      <w:lvlJc w:val="left"/>
      <w:pPr>
        <w:ind w:left="6480" w:hanging="360"/>
      </w:pPr>
      <w:rPr>
        <w:rFonts w:ascii="Wingdings" w:hAnsi="Wingdings" w:hint="default"/>
      </w:rPr>
    </w:lvl>
  </w:abstractNum>
  <w:abstractNum w:abstractNumId="2" w15:restartNumberingAfterBreak="0">
    <w:nsid w:val="34DA49B7"/>
    <w:multiLevelType w:val="hybridMultilevel"/>
    <w:tmpl w:val="81B0C0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8683F05"/>
    <w:multiLevelType w:val="multilevel"/>
    <w:tmpl w:val="AF5A7C8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420B6666"/>
    <w:multiLevelType w:val="hybridMultilevel"/>
    <w:tmpl w:val="6A745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7FD214"/>
    <w:multiLevelType w:val="hybridMultilevel"/>
    <w:tmpl w:val="2DC8E126"/>
    <w:lvl w:ilvl="0" w:tplc="FEF6AFA8">
      <w:start w:val="1"/>
      <w:numFmt w:val="bullet"/>
      <w:lvlText w:val=""/>
      <w:lvlJc w:val="left"/>
      <w:pPr>
        <w:ind w:left="720" w:hanging="360"/>
      </w:pPr>
      <w:rPr>
        <w:rFonts w:ascii="Symbol" w:hAnsi="Symbol" w:hint="default"/>
      </w:rPr>
    </w:lvl>
    <w:lvl w:ilvl="1" w:tplc="72E4FAF8">
      <w:start w:val="1"/>
      <w:numFmt w:val="bullet"/>
      <w:lvlText w:val="o"/>
      <w:lvlJc w:val="left"/>
      <w:pPr>
        <w:ind w:left="1440" w:hanging="360"/>
      </w:pPr>
      <w:rPr>
        <w:rFonts w:ascii="Courier New" w:hAnsi="Courier New" w:hint="default"/>
      </w:rPr>
    </w:lvl>
    <w:lvl w:ilvl="2" w:tplc="ADEEF7A2">
      <w:start w:val="1"/>
      <w:numFmt w:val="bullet"/>
      <w:lvlText w:val=""/>
      <w:lvlJc w:val="left"/>
      <w:pPr>
        <w:ind w:left="2160" w:hanging="360"/>
      </w:pPr>
      <w:rPr>
        <w:rFonts w:ascii="Wingdings" w:hAnsi="Wingdings" w:hint="default"/>
      </w:rPr>
    </w:lvl>
    <w:lvl w:ilvl="3" w:tplc="906635FC">
      <w:start w:val="1"/>
      <w:numFmt w:val="bullet"/>
      <w:lvlText w:val=""/>
      <w:lvlJc w:val="left"/>
      <w:pPr>
        <w:ind w:left="2880" w:hanging="360"/>
      </w:pPr>
      <w:rPr>
        <w:rFonts w:ascii="Symbol" w:hAnsi="Symbol" w:hint="default"/>
      </w:rPr>
    </w:lvl>
    <w:lvl w:ilvl="4" w:tplc="6EF08DA0">
      <w:start w:val="1"/>
      <w:numFmt w:val="bullet"/>
      <w:lvlText w:val="o"/>
      <w:lvlJc w:val="left"/>
      <w:pPr>
        <w:ind w:left="3600" w:hanging="360"/>
      </w:pPr>
      <w:rPr>
        <w:rFonts w:ascii="Courier New" w:hAnsi="Courier New" w:hint="default"/>
      </w:rPr>
    </w:lvl>
    <w:lvl w:ilvl="5" w:tplc="C9D0C040">
      <w:start w:val="1"/>
      <w:numFmt w:val="bullet"/>
      <w:lvlText w:val=""/>
      <w:lvlJc w:val="left"/>
      <w:pPr>
        <w:ind w:left="4320" w:hanging="360"/>
      </w:pPr>
      <w:rPr>
        <w:rFonts w:ascii="Wingdings" w:hAnsi="Wingdings" w:hint="default"/>
      </w:rPr>
    </w:lvl>
    <w:lvl w:ilvl="6" w:tplc="D97CE618">
      <w:start w:val="1"/>
      <w:numFmt w:val="bullet"/>
      <w:lvlText w:val=""/>
      <w:lvlJc w:val="left"/>
      <w:pPr>
        <w:ind w:left="5040" w:hanging="360"/>
      </w:pPr>
      <w:rPr>
        <w:rFonts w:ascii="Symbol" w:hAnsi="Symbol" w:hint="default"/>
      </w:rPr>
    </w:lvl>
    <w:lvl w:ilvl="7" w:tplc="E9F86CE6">
      <w:start w:val="1"/>
      <w:numFmt w:val="bullet"/>
      <w:lvlText w:val="o"/>
      <w:lvlJc w:val="left"/>
      <w:pPr>
        <w:ind w:left="5760" w:hanging="360"/>
      </w:pPr>
      <w:rPr>
        <w:rFonts w:ascii="Courier New" w:hAnsi="Courier New" w:hint="default"/>
      </w:rPr>
    </w:lvl>
    <w:lvl w:ilvl="8" w:tplc="344A7012">
      <w:start w:val="1"/>
      <w:numFmt w:val="bullet"/>
      <w:lvlText w:val=""/>
      <w:lvlJc w:val="left"/>
      <w:pPr>
        <w:ind w:left="6480" w:hanging="360"/>
      </w:pPr>
      <w:rPr>
        <w:rFonts w:ascii="Wingdings" w:hAnsi="Wingdings" w:hint="default"/>
      </w:rPr>
    </w:lvl>
  </w:abstractNum>
  <w:abstractNum w:abstractNumId="6" w15:restartNumberingAfterBreak="0">
    <w:nsid w:val="48F46D5C"/>
    <w:multiLevelType w:val="hybridMultilevel"/>
    <w:tmpl w:val="746815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4F3F7F7"/>
    <w:multiLevelType w:val="hybridMultilevel"/>
    <w:tmpl w:val="9D1238E0"/>
    <w:lvl w:ilvl="0" w:tplc="70481D2C">
      <w:start w:val="1"/>
      <w:numFmt w:val="decimal"/>
      <w:lvlText w:val="%1."/>
      <w:lvlJc w:val="left"/>
      <w:pPr>
        <w:ind w:left="720" w:hanging="360"/>
      </w:pPr>
    </w:lvl>
    <w:lvl w:ilvl="1" w:tplc="A9080150">
      <w:start w:val="1"/>
      <w:numFmt w:val="lowerLetter"/>
      <w:lvlText w:val="%2."/>
      <w:lvlJc w:val="left"/>
      <w:pPr>
        <w:ind w:left="1440" w:hanging="360"/>
      </w:pPr>
    </w:lvl>
    <w:lvl w:ilvl="2" w:tplc="9946BF2E">
      <w:start w:val="1"/>
      <w:numFmt w:val="lowerRoman"/>
      <w:lvlText w:val="%3."/>
      <w:lvlJc w:val="right"/>
      <w:pPr>
        <w:ind w:left="2160" w:hanging="180"/>
      </w:pPr>
    </w:lvl>
    <w:lvl w:ilvl="3" w:tplc="BBD0A2E6">
      <w:start w:val="1"/>
      <w:numFmt w:val="decimal"/>
      <w:lvlText w:val="%4."/>
      <w:lvlJc w:val="left"/>
      <w:pPr>
        <w:ind w:left="2880" w:hanging="360"/>
      </w:pPr>
    </w:lvl>
    <w:lvl w:ilvl="4" w:tplc="E8A0D690">
      <w:start w:val="1"/>
      <w:numFmt w:val="lowerLetter"/>
      <w:lvlText w:val="%5."/>
      <w:lvlJc w:val="left"/>
      <w:pPr>
        <w:ind w:left="3600" w:hanging="360"/>
      </w:pPr>
    </w:lvl>
    <w:lvl w:ilvl="5" w:tplc="E37485DE">
      <w:start w:val="1"/>
      <w:numFmt w:val="lowerRoman"/>
      <w:lvlText w:val="%6."/>
      <w:lvlJc w:val="right"/>
      <w:pPr>
        <w:ind w:left="4320" w:hanging="180"/>
      </w:pPr>
    </w:lvl>
    <w:lvl w:ilvl="6" w:tplc="38C66BB8">
      <w:start w:val="1"/>
      <w:numFmt w:val="decimal"/>
      <w:lvlText w:val="%7."/>
      <w:lvlJc w:val="left"/>
      <w:pPr>
        <w:ind w:left="5040" w:hanging="360"/>
      </w:pPr>
    </w:lvl>
    <w:lvl w:ilvl="7" w:tplc="DFFA07EE">
      <w:start w:val="1"/>
      <w:numFmt w:val="lowerLetter"/>
      <w:lvlText w:val="%8."/>
      <w:lvlJc w:val="left"/>
      <w:pPr>
        <w:ind w:left="5760" w:hanging="360"/>
      </w:pPr>
    </w:lvl>
    <w:lvl w:ilvl="8" w:tplc="6EFC4202">
      <w:start w:val="1"/>
      <w:numFmt w:val="lowerRoman"/>
      <w:lvlText w:val="%9."/>
      <w:lvlJc w:val="right"/>
      <w:pPr>
        <w:ind w:left="6480" w:hanging="180"/>
      </w:pPr>
    </w:lvl>
  </w:abstractNum>
  <w:abstractNum w:abstractNumId="8" w15:restartNumberingAfterBreak="0">
    <w:nsid w:val="6C7633C9"/>
    <w:multiLevelType w:val="hybridMultilevel"/>
    <w:tmpl w:val="3ECED0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E492C47"/>
    <w:multiLevelType w:val="hybridMultilevel"/>
    <w:tmpl w:val="4E4C4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751F6F"/>
    <w:multiLevelType w:val="hybridMultilevel"/>
    <w:tmpl w:val="8BB29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91F2C9"/>
    <w:multiLevelType w:val="hybridMultilevel"/>
    <w:tmpl w:val="FFFFFFFF"/>
    <w:lvl w:ilvl="0" w:tplc="41D8656A">
      <w:start w:val="1"/>
      <w:numFmt w:val="bullet"/>
      <w:lvlText w:val=""/>
      <w:lvlJc w:val="left"/>
      <w:pPr>
        <w:ind w:left="720" w:hanging="360"/>
      </w:pPr>
      <w:rPr>
        <w:rFonts w:ascii="Symbol" w:hAnsi="Symbol" w:hint="default"/>
      </w:rPr>
    </w:lvl>
    <w:lvl w:ilvl="1" w:tplc="FB8A6C32">
      <w:start w:val="1"/>
      <w:numFmt w:val="bullet"/>
      <w:lvlText w:val="o"/>
      <w:lvlJc w:val="left"/>
      <w:pPr>
        <w:ind w:left="1440" w:hanging="360"/>
      </w:pPr>
      <w:rPr>
        <w:rFonts w:ascii="Courier New" w:hAnsi="Courier New" w:hint="default"/>
      </w:rPr>
    </w:lvl>
    <w:lvl w:ilvl="2" w:tplc="521EAF36">
      <w:start w:val="1"/>
      <w:numFmt w:val="bullet"/>
      <w:lvlText w:val=""/>
      <w:lvlJc w:val="left"/>
      <w:pPr>
        <w:ind w:left="2160" w:hanging="360"/>
      </w:pPr>
      <w:rPr>
        <w:rFonts w:ascii="Wingdings" w:hAnsi="Wingdings" w:hint="default"/>
      </w:rPr>
    </w:lvl>
    <w:lvl w:ilvl="3" w:tplc="4EF44DEA">
      <w:start w:val="1"/>
      <w:numFmt w:val="bullet"/>
      <w:lvlText w:val=""/>
      <w:lvlJc w:val="left"/>
      <w:pPr>
        <w:ind w:left="2880" w:hanging="360"/>
      </w:pPr>
      <w:rPr>
        <w:rFonts w:ascii="Symbol" w:hAnsi="Symbol" w:hint="default"/>
      </w:rPr>
    </w:lvl>
    <w:lvl w:ilvl="4" w:tplc="639CC934">
      <w:start w:val="1"/>
      <w:numFmt w:val="bullet"/>
      <w:lvlText w:val="o"/>
      <w:lvlJc w:val="left"/>
      <w:pPr>
        <w:ind w:left="3600" w:hanging="360"/>
      </w:pPr>
      <w:rPr>
        <w:rFonts w:ascii="Courier New" w:hAnsi="Courier New" w:hint="default"/>
      </w:rPr>
    </w:lvl>
    <w:lvl w:ilvl="5" w:tplc="47724602">
      <w:start w:val="1"/>
      <w:numFmt w:val="bullet"/>
      <w:lvlText w:val=""/>
      <w:lvlJc w:val="left"/>
      <w:pPr>
        <w:ind w:left="4320" w:hanging="360"/>
      </w:pPr>
      <w:rPr>
        <w:rFonts w:ascii="Wingdings" w:hAnsi="Wingdings" w:hint="default"/>
      </w:rPr>
    </w:lvl>
    <w:lvl w:ilvl="6" w:tplc="0FF45D32">
      <w:start w:val="1"/>
      <w:numFmt w:val="bullet"/>
      <w:lvlText w:val=""/>
      <w:lvlJc w:val="left"/>
      <w:pPr>
        <w:ind w:left="5040" w:hanging="360"/>
      </w:pPr>
      <w:rPr>
        <w:rFonts w:ascii="Symbol" w:hAnsi="Symbol" w:hint="default"/>
      </w:rPr>
    </w:lvl>
    <w:lvl w:ilvl="7" w:tplc="9FC83664">
      <w:start w:val="1"/>
      <w:numFmt w:val="bullet"/>
      <w:lvlText w:val="o"/>
      <w:lvlJc w:val="left"/>
      <w:pPr>
        <w:ind w:left="5760" w:hanging="360"/>
      </w:pPr>
      <w:rPr>
        <w:rFonts w:ascii="Courier New" w:hAnsi="Courier New" w:hint="default"/>
      </w:rPr>
    </w:lvl>
    <w:lvl w:ilvl="8" w:tplc="ECEE0DF0">
      <w:start w:val="1"/>
      <w:numFmt w:val="bullet"/>
      <w:lvlText w:val=""/>
      <w:lvlJc w:val="left"/>
      <w:pPr>
        <w:ind w:left="6480" w:hanging="360"/>
      </w:pPr>
      <w:rPr>
        <w:rFonts w:ascii="Wingdings" w:hAnsi="Wingdings" w:hint="default"/>
      </w:rPr>
    </w:lvl>
  </w:abstractNum>
  <w:abstractNum w:abstractNumId="12" w15:restartNumberingAfterBreak="0">
    <w:nsid w:val="77C492DA"/>
    <w:multiLevelType w:val="hybridMultilevel"/>
    <w:tmpl w:val="FFFFFFFF"/>
    <w:lvl w:ilvl="0" w:tplc="EAC08B28">
      <w:start w:val="1"/>
      <w:numFmt w:val="bullet"/>
      <w:lvlText w:val=""/>
      <w:lvlJc w:val="left"/>
      <w:pPr>
        <w:ind w:left="720" w:hanging="360"/>
      </w:pPr>
      <w:rPr>
        <w:rFonts w:ascii="Symbol" w:hAnsi="Symbol" w:hint="default"/>
      </w:rPr>
    </w:lvl>
    <w:lvl w:ilvl="1" w:tplc="05DAB6F8">
      <w:start w:val="1"/>
      <w:numFmt w:val="bullet"/>
      <w:lvlText w:val="o"/>
      <w:lvlJc w:val="left"/>
      <w:pPr>
        <w:ind w:left="1440" w:hanging="360"/>
      </w:pPr>
      <w:rPr>
        <w:rFonts w:ascii="Courier New" w:hAnsi="Courier New" w:hint="default"/>
      </w:rPr>
    </w:lvl>
    <w:lvl w:ilvl="2" w:tplc="FB769C1C">
      <w:start w:val="1"/>
      <w:numFmt w:val="bullet"/>
      <w:lvlText w:val=""/>
      <w:lvlJc w:val="left"/>
      <w:pPr>
        <w:ind w:left="2160" w:hanging="360"/>
      </w:pPr>
      <w:rPr>
        <w:rFonts w:ascii="Wingdings" w:hAnsi="Wingdings" w:hint="default"/>
      </w:rPr>
    </w:lvl>
    <w:lvl w:ilvl="3" w:tplc="7690DEB2">
      <w:start w:val="1"/>
      <w:numFmt w:val="bullet"/>
      <w:lvlText w:val=""/>
      <w:lvlJc w:val="left"/>
      <w:pPr>
        <w:ind w:left="2880" w:hanging="360"/>
      </w:pPr>
      <w:rPr>
        <w:rFonts w:ascii="Symbol" w:hAnsi="Symbol" w:hint="default"/>
      </w:rPr>
    </w:lvl>
    <w:lvl w:ilvl="4" w:tplc="06F06968">
      <w:start w:val="1"/>
      <w:numFmt w:val="bullet"/>
      <w:lvlText w:val="o"/>
      <w:lvlJc w:val="left"/>
      <w:pPr>
        <w:ind w:left="3600" w:hanging="360"/>
      </w:pPr>
      <w:rPr>
        <w:rFonts w:ascii="Courier New" w:hAnsi="Courier New" w:hint="default"/>
      </w:rPr>
    </w:lvl>
    <w:lvl w:ilvl="5" w:tplc="4E906412">
      <w:start w:val="1"/>
      <w:numFmt w:val="bullet"/>
      <w:lvlText w:val=""/>
      <w:lvlJc w:val="left"/>
      <w:pPr>
        <w:ind w:left="4320" w:hanging="360"/>
      </w:pPr>
      <w:rPr>
        <w:rFonts w:ascii="Wingdings" w:hAnsi="Wingdings" w:hint="default"/>
      </w:rPr>
    </w:lvl>
    <w:lvl w:ilvl="6" w:tplc="674C2DAA">
      <w:start w:val="1"/>
      <w:numFmt w:val="bullet"/>
      <w:lvlText w:val=""/>
      <w:lvlJc w:val="left"/>
      <w:pPr>
        <w:ind w:left="5040" w:hanging="360"/>
      </w:pPr>
      <w:rPr>
        <w:rFonts w:ascii="Symbol" w:hAnsi="Symbol" w:hint="default"/>
      </w:rPr>
    </w:lvl>
    <w:lvl w:ilvl="7" w:tplc="262CEB8E">
      <w:start w:val="1"/>
      <w:numFmt w:val="bullet"/>
      <w:lvlText w:val="o"/>
      <w:lvlJc w:val="left"/>
      <w:pPr>
        <w:ind w:left="5760" w:hanging="360"/>
      </w:pPr>
      <w:rPr>
        <w:rFonts w:ascii="Courier New" w:hAnsi="Courier New" w:hint="default"/>
      </w:rPr>
    </w:lvl>
    <w:lvl w:ilvl="8" w:tplc="3DC8AC78">
      <w:start w:val="1"/>
      <w:numFmt w:val="bullet"/>
      <w:lvlText w:val=""/>
      <w:lvlJc w:val="left"/>
      <w:pPr>
        <w:ind w:left="6480" w:hanging="360"/>
      </w:pPr>
      <w:rPr>
        <w:rFonts w:ascii="Wingdings" w:hAnsi="Wingdings" w:hint="default"/>
      </w:rPr>
    </w:lvl>
  </w:abstractNum>
  <w:num w:numId="1" w16cid:durableId="561915433">
    <w:abstractNumId w:val="7"/>
  </w:num>
  <w:num w:numId="2" w16cid:durableId="637762541">
    <w:abstractNumId w:val="3"/>
  </w:num>
  <w:num w:numId="3" w16cid:durableId="137495599">
    <w:abstractNumId w:val="0"/>
  </w:num>
  <w:num w:numId="4" w16cid:durableId="640689797">
    <w:abstractNumId w:val="4"/>
  </w:num>
  <w:num w:numId="5" w16cid:durableId="1995336579">
    <w:abstractNumId w:val="9"/>
  </w:num>
  <w:num w:numId="6" w16cid:durableId="1561751115">
    <w:abstractNumId w:val="5"/>
  </w:num>
  <w:num w:numId="7" w16cid:durableId="123037236">
    <w:abstractNumId w:val="8"/>
  </w:num>
  <w:num w:numId="8" w16cid:durableId="655842299">
    <w:abstractNumId w:val="1"/>
  </w:num>
  <w:num w:numId="9" w16cid:durableId="2131196193">
    <w:abstractNumId w:val="2"/>
  </w:num>
  <w:num w:numId="10" w16cid:durableId="1648558655">
    <w:abstractNumId w:val="12"/>
  </w:num>
  <w:num w:numId="11" w16cid:durableId="1608268751">
    <w:abstractNumId w:val="10"/>
  </w:num>
  <w:num w:numId="12" w16cid:durableId="352847710">
    <w:abstractNumId w:val="6"/>
  </w:num>
  <w:num w:numId="13" w16cid:durableId="184844414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yan">
    <w15:presenceInfo w15:providerId="AD" w15:userId="S::rbeckman@uccs.edu::e86ae690-b079-4caa-a4af-ab884ce280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3CB"/>
    <w:rsid w:val="000011F9"/>
    <w:rsid w:val="00002128"/>
    <w:rsid w:val="0000252A"/>
    <w:rsid w:val="00002DBD"/>
    <w:rsid w:val="00014931"/>
    <w:rsid w:val="000154C8"/>
    <w:rsid w:val="00015DB0"/>
    <w:rsid w:val="000208F9"/>
    <w:rsid w:val="000225BC"/>
    <w:rsid w:val="00022DF8"/>
    <w:rsid w:val="00025630"/>
    <w:rsid w:val="0002642A"/>
    <w:rsid w:val="00027F43"/>
    <w:rsid w:val="0003170D"/>
    <w:rsid w:val="00032CC0"/>
    <w:rsid w:val="0003415F"/>
    <w:rsid w:val="00034390"/>
    <w:rsid w:val="000348C3"/>
    <w:rsid w:val="0003634B"/>
    <w:rsid w:val="00040A3C"/>
    <w:rsid w:val="0004389B"/>
    <w:rsid w:val="000452B2"/>
    <w:rsid w:val="00046DA8"/>
    <w:rsid w:val="00050997"/>
    <w:rsid w:val="00050AE6"/>
    <w:rsid w:val="00051599"/>
    <w:rsid w:val="00051F17"/>
    <w:rsid w:val="00052B08"/>
    <w:rsid w:val="0005441E"/>
    <w:rsid w:val="00056E63"/>
    <w:rsid w:val="00060431"/>
    <w:rsid w:val="0006426B"/>
    <w:rsid w:val="000654E7"/>
    <w:rsid w:val="0006584C"/>
    <w:rsid w:val="00071D82"/>
    <w:rsid w:val="000733FD"/>
    <w:rsid w:val="0008018B"/>
    <w:rsid w:val="0008076C"/>
    <w:rsid w:val="00081678"/>
    <w:rsid w:val="00081FC6"/>
    <w:rsid w:val="000858D7"/>
    <w:rsid w:val="00086E71"/>
    <w:rsid w:val="00090B8C"/>
    <w:rsid w:val="00091B90"/>
    <w:rsid w:val="0009351F"/>
    <w:rsid w:val="00093546"/>
    <w:rsid w:val="0009434D"/>
    <w:rsid w:val="00094DA2"/>
    <w:rsid w:val="00095FB2"/>
    <w:rsid w:val="00096113"/>
    <w:rsid w:val="000A11A1"/>
    <w:rsid w:val="000A24A9"/>
    <w:rsid w:val="000A3AEB"/>
    <w:rsid w:val="000A6533"/>
    <w:rsid w:val="000A752E"/>
    <w:rsid w:val="000B06A1"/>
    <w:rsid w:val="000B1737"/>
    <w:rsid w:val="000B3425"/>
    <w:rsid w:val="000B554B"/>
    <w:rsid w:val="000B5D2F"/>
    <w:rsid w:val="000B6C62"/>
    <w:rsid w:val="000C004D"/>
    <w:rsid w:val="000C5A05"/>
    <w:rsid w:val="000C6C07"/>
    <w:rsid w:val="000C7819"/>
    <w:rsid w:val="000D1256"/>
    <w:rsid w:val="000D15BB"/>
    <w:rsid w:val="000D72E7"/>
    <w:rsid w:val="000E081F"/>
    <w:rsid w:val="000E0A1A"/>
    <w:rsid w:val="000E1914"/>
    <w:rsid w:val="000E1FE0"/>
    <w:rsid w:val="000E281E"/>
    <w:rsid w:val="000E28A2"/>
    <w:rsid w:val="000E2B9F"/>
    <w:rsid w:val="000E34CA"/>
    <w:rsid w:val="000E3D42"/>
    <w:rsid w:val="000E65BE"/>
    <w:rsid w:val="000E74D3"/>
    <w:rsid w:val="000F0125"/>
    <w:rsid w:val="000F391A"/>
    <w:rsid w:val="000F3AE2"/>
    <w:rsid w:val="000F4F50"/>
    <w:rsid w:val="000F69D3"/>
    <w:rsid w:val="00100561"/>
    <w:rsid w:val="0010113E"/>
    <w:rsid w:val="00101D35"/>
    <w:rsid w:val="00102541"/>
    <w:rsid w:val="001035AD"/>
    <w:rsid w:val="00106F4A"/>
    <w:rsid w:val="001139DD"/>
    <w:rsid w:val="00115CF9"/>
    <w:rsid w:val="001161E2"/>
    <w:rsid w:val="00117EA0"/>
    <w:rsid w:val="0012298C"/>
    <w:rsid w:val="001256A2"/>
    <w:rsid w:val="00132578"/>
    <w:rsid w:val="00137367"/>
    <w:rsid w:val="00142563"/>
    <w:rsid w:val="0014436F"/>
    <w:rsid w:val="001447DC"/>
    <w:rsid w:val="001466E1"/>
    <w:rsid w:val="00147648"/>
    <w:rsid w:val="00147901"/>
    <w:rsid w:val="00153865"/>
    <w:rsid w:val="001545E5"/>
    <w:rsid w:val="00154763"/>
    <w:rsid w:val="001549DE"/>
    <w:rsid w:val="00155B08"/>
    <w:rsid w:val="001569B4"/>
    <w:rsid w:val="00157C2D"/>
    <w:rsid w:val="0016036F"/>
    <w:rsid w:val="00160F81"/>
    <w:rsid w:val="00161BD1"/>
    <w:rsid w:val="0016432D"/>
    <w:rsid w:val="001649DA"/>
    <w:rsid w:val="001652BA"/>
    <w:rsid w:val="00165C84"/>
    <w:rsid w:val="00165DAF"/>
    <w:rsid w:val="00167471"/>
    <w:rsid w:val="001712B0"/>
    <w:rsid w:val="001718DB"/>
    <w:rsid w:val="00174931"/>
    <w:rsid w:val="0017639A"/>
    <w:rsid w:val="00177ECD"/>
    <w:rsid w:val="001811EB"/>
    <w:rsid w:val="0018239F"/>
    <w:rsid w:val="00185B82"/>
    <w:rsid w:val="0019332C"/>
    <w:rsid w:val="00193DF1"/>
    <w:rsid w:val="00195C26"/>
    <w:rsid w:val="00195E84"/>
    <w:rsid w:val="001975D6"/>
    <w:rsid w:val="001A089D"/>
    <w:rsid w:val="001A168F"/>
    <w:rsid w:val="001A58F3"/>
    <w:rsid w:val="001A5D3C"/>
    <w:rsid w:val="001A7EAD"/>
    <w:rsid w:val="001B10BA"/>
    <w:rsid w:val="001C03E4"/>
    <w:rsid w:val="001C17DC"/>
    <w:rsid w:val="001C45FC"/>
    <w:rsid w:val="001C777A"/>
    <w:rsid w:val="001D53CC"/>
    <w:rsid w:val="001D55E8"/>
    <w:rsid w:val="001D6ACD"/>
    <w:rsid w:val="001E1091"/>
    <w:rsid w:val="001E1B0B"/>
    <w:rsid w:val="001E3252"/>
    <w:rsid w:val="001E7191"/>
    <w:rsid w:val="001F2DD0"/>
    <w:rsid w:val="001F30F7"/>
    <w:rsid w:val="001F393B"/>
    <w:rsid w:val="001F5BE0"/>
    <w:rsid w:val="00202641"/>
    <w:rsid w:val="00203892"/>
    <w:rsid w:val="00205FDA"/>
    <w:rsid w:val="00205FF1"/>
    <w:rsid w:val="00207881"/>
    <w:rsid w:val="002119D4"/>
    <w:rsid w:val="00212951"/>
    <w:rsid w:val="00213E53"/>
    <w:rsid w:val="00217521"/>
    <w:rsid w:val="00217B6D"/>
    <w:rsid w:val="00220098"/>
    <w:rsid w:val="00221CA1"/>
    <w:rsid w:val="002254DA"/>
    <w:rsid w:val="00227B3B"/>
    <w:rsid w:val="002316AD"/>
    <w:rsid w:val="002341D1"/>
    <w:rsid w:val="00234B19"/>
    <w:rsid w:val="002376B7"/>
    <w:rsid w:val="002411B7"/>
    <w:rsid w:val="002428F7"/>
    <w:rsid w:val="00244277"/>
    <w:rsid w:val="00246080"/>
    <w:rsid w:val="00246551"/>
    <w:rsid w:val="00247B76"/>
    <w:rsid w:val="002528BE"/>
    <w:rsid w:val="002544AC"/>
    <w:rsid w:val="00254F83"/>
    <w:rsid w:val="002564A6"/>
    <w:rsid w:val="0025707C"/>
    <w:rsid w:val="0025718D"/>
    <w:rsid w:val="00260202"/>
    <w:rsid w:val="002606C6"/>
    <w:rsid w:val="00260F98"/>
    <w:rsid w:val="00261DBF"/>
    <w:rsid w:val="002624D4"/>
    <w:rsid w:val="002628F7"/>
    <w:rsid w:val="00263B91"/>
    <w:rsid w:val="00264204"/>
    <w:rsid w:val="00264218"/>
    <w:rsid w:val="002645F6"/>
    <w:rsid w:val="00264CD3"/>
    <w:rsid w:val="00267777"/>
    <w:rsid w:val="00267993"/>
    <w:rsid w:val="00267A35"/>
    <w:rsid w:val="00272B17"/>
    <w:rsid w:val="00273046"/>
    <w:rsid w:val="0027361A"/>
    <w:rsid w:val="002753F4"/>
    <w:rsid w:val="00275BF7"/>
    <w:rsid w:val="00275C17"/>
    <w:rsid w:val="0027647D"/>
    <w:rsid w:val="0027684C"/>
    <w:rsid w:val="002770B3"/>
    <w:rsid w:val="0028041E"/>
    <w:rsid w:val="0028114C"/>
    <w:rsid w:val="00282383"/>
    <w:rsid w:val="002824CC"/>
    <w:rsid w:val="00285DBB"/>
    <w:rsid w:val="002895F3"/>
    <w:rsid w:val="00291C49"/>
    <w:rsid w:val="002961E6"/>
    <w:rsid w:val="0029667C"/>
    <w:rsid w:val="002976F2"/>
    <w:rsid w:val="002A01C7"/>
    <w:rsid w:val="002A052D"/>
    <w:rsid w:val="002A0D7D"/>
    <w:rsid w:val="002A241A"/>
    <w:rsid w:val="002A3754"/>
    <w:rsid w:val="002A5F9E"/>
    <w:rsid w:val="002A7B2E"/>
    <w:rsid w:val="002B15B2"/>
    <w:rsid w:val="002B5404"/>
    <w:rsid w:val="002B70AB"/>
    <w:rsid w:val="002B778D"/>
    <w:rsid w:val="002C2104"/>
    <w:rsid w:val="002C26A4"/>
    <w:rsid w:val="002C40DA"/>
    <w:rsid w:val="002C4C5D"/>
    <w:rsid w:val="002C5B44"/>
    <w:rsid w:val="002D2E94"/>
    <w:rsid w:val="002D4D88"/>
    <w:rsid w:val="002D517B"/>
    <w:rsid w:val="002D5AFE"/>
    <w:rsid w:val="002E1399"/>
    <w:rsid w:val="002E1805"/>
    <w:rsid w:val="002E5562"/>
    <w:rsid w:val="002E5665"/>
    <w:rsid w:val="002E56EC"/>
    <w:rsid w:val="002E7114"/>
    <w:rsid w:val="002E7154"/>
    <w:rsid w:val="002F090D"/>
    <w:rsid w:val="002F162B"/>
    <w:rsid w:val="002F192B"/>
    <w:rsid w:val="002F4CCB"/>
    <w:rsid w:val="003021AC"/>
    <w:rsid w:val="0030226C"/>
    <w:rsid w:val="003033DF"/>
    <w:rsid w:val="0030480C"/>
    <w:rsid w:val="00305642"/>
    <w:rsid w:val="003110B6"/>
    <w:rsid w:val="00311FC4"/>
    <w:rsid w:val="003147BE"/>
    <w:rsid w:val="00314884"/>
    <w:rsid w:val="0031600C"/>
    <w:rsid w:val="003209E0"/>
    <w:rsid w:val="0032106E"/>
    <w:rsid w:val="003219A7"/>
    <w:rsid w:val="00321A0F"/>
    <w:rsid w:val="00323BAA"/>
    <w:rsid w:val="003242CC"/>
    <w:rsid w:val="0032557A"/>
    <w:rsid w:val="00325ECA"/>
    <w:rsid w:val="00327472"/>
    <w:rsid w:val="00327E51"/>
    <w:rsid w:val="00330C41"/>
    <w:rsid w:val="003320BB"/>
    <w:rsid w:val="00333483"/>
    <w:rsid w:val="0033685A"/>
    <w:rsid w:val="00336F31"/>
    <w:rsid w:val="003377CD"/>
    <w:rsid w:val="00340C16"/>
    <w:rsid w:val="00342A75"/>
    <w:rsid w:val="0034304E"/>
    <w:rsid w:val="00346215"/>
    <w:rsid w:val="00346730"/>
    <w:rsid w:val="003477AF"/>
    <w:rsid w:val="003526F9"/>
    <w:rsid w:val="003543D0"/>
    <w:rsid w:val="00355312"/>
    <w:rsid w:val="00355A36"/>
    <w:rsid w:val="00357EDE"/>
    <w:rsid w:val="003640D5"/>
    <w:rsid w:val="00364493"/>
    <w:rsid w:val="003645E7"/>
    <w:rsid w:val="00364626"/>
    <w:rsid w:val="00364E6A"/>
    <w:rsid w:val="00364FEA"/>
    <w:rsid w:val="003656E0"/>
    <w:rsid w:val="003678C8"/>
    <w:rsid w:val="003710BB"/>
    <w:rsid w:val="00373B10"/>
    <w:rsid w:val="003839B1"/>
    <w:rsid w:val="00383AD9"/>
    <w:rsid w:val="00386388"/>
    <w:rsid w:val="00391A73"/>
    <w:rsid w:val="0039373C"/>
    <w:rsid w:val="0039463D"/>
    <w:rsid w:val="003A2E6D"/>
    <w:rsid w:val="003A3625"/>
    <w:rsid w:val="003B0EC7"/>
    <w:rsid w:val="003B1679"/>
    <w:rsid w:val="003B2AFB"/>
    <w:rsid w:val="003B3AF1"/>
    <w:rsid w:val="003B4620"/>
    <w:rsid w:val="003C1BA8"/>
    <w:rsid w:val="003C4D88"/>
    <w:rsid w:val="003C6CAB"/>
    <w:rsid w:val="003D0A92"/>
    <w:rsid w:val="003D2DD2"/>
    <w:rsid w:val="003D496D"/>
    <w:rsid w:val="003D4D38"/>
    <w:rsid w:val="003D5901"/>
    <w:rsid w:val="003D5C13"/>
    <w:rsid w:val="003D7CAD"/>
    <w:rsid w:val="003E1D02"/>
    <w:rsid w:val="003E2BBB"/>
    <w:rsid w:val="003E3BF9"/>
    <w:rsid w:val="003E4DF2"/>
    <w:rsid w:val="003E5668"/>
    <w:rsid w:val="003E6E5C"/>
    <w:rsid w:val="003F15AE"/>
    <w:rsid w:val="003F16B5"/>
    <w:rsid w:val="003F2870"/>
    <w:rsid w:val="003F6B18"/>
    <w:rsid w:val="003F75C1"/>
    <w:rsid w:val="003F78B9"/>
    <w:rsid w:val="00401098"/>
    <w:rsid w:val="004038E5"/>
    <w:rsid w:val="004049C1"/>
    <w:rsid w:val="00410EB1"/>
    <w:rsid w:val="004116F8"/>
    <w:rsid w:val="004121EE"/>
    <w:rsid w:val="00413623"/>
    <w:rsid w:val="00413952"/>
    <w:rsid w:val="00414249"/>
    <w:rsid w:val="00416C90"/>
    <w:rsid w:val="00417865"/>
    <w:rsid w:val="00417C7B"/>
    <w:rsid w:val="00417D44"/>
    <w:rsid w:val="00421D9B"/>
    <w:rsid w:val="004238DF"/>
    <w:rsid w:val="00425AD2"/>
    <w:rsid w:val="00425B6D"/>
    <w:rsid w:val="00425BA3"/>
    <w:rsid w:val="00426F5C"/>
    <w:rsid w:val="00427FF1"/>
    <w:rsid w:val="0042BAB8"/>
    <w:rsid w:val="00432465"/>
    <w:rsid w:val="00433841"/>
    <w:rsid w:val="00433F58"/>
    <w:rsid w:val="0043536D"/>
    <w:rsid w:val="00441ED3"/>
    <w:rsid w:val="00446E95"/>
    <w:rsid w:val="004479CB"/>
    <w:rsid w:val="0045202B"/>
    <w:rsid w:val="00453922"/>
    <w:rsid w:val="00454007"/>
    <w:rsid w:val="0045574F"/>
    <w:rsid w:val="00457723"/>
    <w:rsid w:val="004612B1"/>
    <w:rsid w:val="00461FD0"/>
    <w:rsid w:val="00462E32"/>
    <w:rsid w:val="004644F9"/>
    <w:rsid w:val="00464FBD"/>
    <w:rsid w:val="00466069"/>
    <w:rsid w:val="00467741"/>
    <w:rsid w:val="004723BB"/>
    <w:rsid w:val="00472BDF"/>
    <w:rsid w:val="00481206"/>
    <w:rsid w:val="004839FC"/>
    <w:rsid w:val="004848C8"/>
    <w:rsid w:val="0048572C"/>
    <w:rsid w:val="004875CD"/>
    <w:rsid w:val="00491097"/>
    <w:rsid w:val="0049389D"/>
    <w:rsid w:val="00495A14"/>
    <w:rsid w:val="004962C7"/>
    <w:rsid w:val="004A14C5"/>
    <w:rsid w:val="004A19F0"/>
    <w:rsid w:val="004A522F"/>
    <w:rsid w:val="004A58D1"/>
    <w:rsid w:val="004A636C"/>
    <w:rsid w:val="004B0CEB"/>
    <w:rsid w:val="004B0EA8"/>
    <w:rsid w:val="004B2A1A"/>
    <w:rsid w:val="004B5229"/>
    <w:rsid w:val="004B5AEB"/>
    <w:rsid w:val="004B7A30"/>
    <w:rsid w:val="004C2752"/>
    <w:rsid w:val="004C4F36"/>
    <w:rsid w:val="004C6029"/>
    <w:rsid w:val="004D032A"/>
    <w:rsid w:val="004D0AD5"/>
    <w:rsid w:val="004D2206"/>
    <w:rsid w:val="004D2281"/>
    <w:rsid w:val="004E1924"/>
    <w:rsid w:val="004E4A28"/>
    <w:rsid w:val="004E5968"/>
    <w:rsid w:val="004E7AC8"/>
    <w:rsid w:val="004F0ECD"/>
    <w:rsid w:val="004F2570"/>
    <w:rsid w:val="004F30CD"/>
    <w:rsid w:val="004F3751"/>
    <w:rsid w:val="00501587"/>
    <w:rsid w:val="00501618"/>
    <w:rsid w:val="00503AC8"/>
    <w:rsid w:val="00503B1E"/>
    <w:rsid w:val="0050445D"/>
    <w:rsid w:val="00510B55"/>
    <w:rsid w:val="005111C7"/>
    <w:rsid w:val="00514951"/>
    <w:rsid w:val="00515359"/>
    <w:rsid w:val="00515F18"/>
    <w:rsid w:val="00516296"/>
    <w:rsid w:val="00520D94"/>
    <w:rsid w:val="00525C38"/>
    <w:rsid w:val="00526734"/>
    <w:rsid w:val="00527C4B"/>
    <w:rsid w:val="005300C9"/>
    <w:rsid w:val="0053245C"/>
    <w:rsid w:val="005333F7"/>
    <w:rsid w:val="00533E81"/>
    <w:rsid w:val="00536A5F"/>
    <w:rsid w:val="0054017A"/>
    <w:rsid w:val="005410C2"/>
    <w:rsid w:val="00541A1F"/>
    <w:rsid w:val="005430F4"/>
    <w:rsid w:val="00546425"/>
    <w:rsid w:val="00546C4E"/>
    <w:rsid w:val="005473AF"/>
    <w:rsid w:val="00547FD2"/>
    <w:rsid w:val="00550434"/>
    <w:rsid w:val="00551399"/>
    <w:rsid w:val="005535BB"/>
    <w:rsid w:val="00555F42"/>
    <w:rsid w:val="00560D2A"/>
    <w:rsid w:val="00560E3F"/>
    <w:rsid w:val="00564B91"/>
    <w:rsid w:val="005705DC"/>
    <w:rsid w:val="005735E3"/>
    <w:rsid w:val="00581F4A"/>
    <w:rsid w:val="005826CD"/>
    <w:rsid w:val="00582E52"/>
    <w:rsid w:val="005837FF"/>
    <w:rsid w:val="0058456D"/>
    <w:rsid w:val="00587B1C"/>
    <w:rsid w:val="00590E2C"/>
    <w:rsid w:val="00592264"/>
    <w:rsid w:val="005925CB"/>
    <w:rsid w:val="00592AF6"/>
    <w:rsid w:val="0059320B"/>
    <w:rsid w:val="005945C0"/>
    <w:rsid w:val="005954AE"/>
    <w:rsid w:val="005A283F"/>
    <w:rsid w:val="005A3D27"/>
    <w:rsid w:val="005A5A6F"/>
    <w:rsid w:val="005A614F"/>
    <w:rsid w:val="005A6202"/>
    <w:rsid w:val="005B0D4B"/>
    <w:rsid w:val="005B1718"/>
    <w:rsid w:val="005B1FA0"/>
    <w:rsid w:val="005B1FA7"/>
    <w:rsid w:val="005B2011"/>
    <w:rsid w:val="005B23BF"/>
    <w:rsid w:val="005B4032"/>
    <w:rsid w:val="005B4166"/>
    <w:rsid w:val="005B63AF"/>
    <w:rsid w:val="005B6531"/>
    <w:rsid w:val="005B6D40"/>
    <w:rsid w:val="005B6DB6"/>
    <w:rsid w:val="005B7D15"/>
    <w:rsid w:val="005C790A"/>
    <w:rsid w:val="005D1512"/>
    <w:rsid w:val="005D1911"/>
    <w:rsid w:val="005D40A7"/>
    <w:rsid w:val="005D6BFC"/>
    <w:rsid w:val="005D6C32"/>
    <w:rsid w:val="005D6E44"/>
    <w:rsid w:val="005D7BA8"/>
    <w:rsid w:val="005D7CA6"/>
    <w:rsid w:val="005E0A36"/>
    <w:rsid w:val="005E0A61"/>
    <w:rsid w:val="005E0AD8"/>
    <w:rsid w:val="005E1FBE"/>
    <w:rsid w:val="005E403F"/>
    <w:rsid w:val="005F004B"/>
    <w:rsid w:val="005F355D"/>
    <w:rsid w:val="005F5489"/>
    <w:rsid w:val="005F6D83"/>
    <w:rsid w:val="0060151F"/>
    <w:rsid w:val="0060164E"/>
    <w:rsid w:val="00602EF6"/>
    <w:rsid w:val="0060466E"/>
    <w:rsid w:val="00604853"/>
    <w:rsid w:val="00605E6B"/>
    <w:rsid w:val="006063DB"/>
    <w:rsid w:val="00610164"/>
    <w:rsid w:val="00610C4E"/>
    <w:rsid w:val="00613725"/>
    <w:rsid w:val="00616EE8"/>
    <w:rsid w:val="00620391"/>
    <w:rsid w:val="0062120A"/>
    <w:rsid w:val="00621D12"/>
    <w:rsid w:val="00627D39"/>
    <w:rsid w:val="006318B3"/>
    <w:rsid w:val="00632213"/>
    <w:rsid w:val="0063645E"/>
    <w:rsid w:val="00636707"/>
    <w:rsid w:val="00640481"/>
    <w:rsid w:val="006405D0"/>
    <w:rsid w:val="006414AE"/>
    <w:rsid w:val="0064308D"/>
    <w:rsid w:val="006432BD"/>
    <w:rsid w:val="0064453A"/>
    <w:rsid w:val="00645A02"/>
    <w:rsid w:val="006514EC"/>
    <w:rsid w:val="00651A60"/>
    <w:rsid w:val="0065407A"/>
    <w:rsid w:val="00656AF4"/>
    <w:rsid w:val="00662811"/>
    <w:rsid w:val="00664004"/>
    <w:rsid w:val="00665F03"/>
    <w:rsid w:val="0067167A"/>
    <w:rsid w:val="00672752"/>
    <w:rsid w:val="00672DB6"/>
    <w:rsid w:val="00674552"/>
    <w:rsid w:val="00675173"/>
    <w:rsid w:val="006753F1"/>
    <w:rsid w:val="006760C9"/>
    <w:rsid w:val="00677FE1"/>
    <w:rsid w:val="00680689"/>
    <w:rsid w:val="00680B3E"/>
    <w:rsid w:val="00683EA5"/>
    <w:rsid w:val="0068452B"/>
    <w:rsid w:val="006900F2"/>
    <w:rsid w:val="00690A33"/>
    <w:rsid w:val="006941CF"/>
    <w:rsid w:val="006950CC"/>
    <w:rsid w:val="00697289"/>
    <w:rsid w:val="006A062C"/>
    <w:rsid w:val="006A1767"/>
    <w:rsid w:val="006A2393"/>
    <w:rsid w:val="006A2BA4"/>
    <w:rsid w:val="006A2E21"/>
    <w:rsid w:val="006A3439"/>
    <w:rsid w:val="006B0184"/>
    <w:rsid w:val="006B037E"/>
    <w:rsid w:val="006B0CD2"/>
    <w:rsid w:val="006B603B"/>
    <w:rsid w:val="006B637A"/>
    <w:rsid w:val="006B6D81"/>
    <w:rsid w:val="006B726D"/>
    <w:rsid w:val="006C115F"/>
    <w:rsid w:val="006C30C5"/>
    <w:rsid w:val="006C609C"/>
    <w:rsid w:val="006C6F02"/>
    <w:rsid w:val="006D0069"/>
    <w:rsid w:val="006D0614"/>
    <w:rsid w:val="006D6151"/>
    <w:rsid w:val="006E01E5"/>
    <w:rsid w:val="006E149A"/>
    <w:rsid w:val="006E3D09"/>
    <w:rsid w:val="006E4A26"/>
    <w:rsid w:val="006F0319"/>
    <w:rsid w:val="006F0E90"/>
    <w:rsid w:val="006F1C87"/>
    <w:rsid w:val="006F2BEC"/>
    <w:rsid w:val="006F3ABE"/>
    <w:rsid w:val="006F405E"/>
    <w:rsid w:val="006F4942"/>
    <w:rsid w:val="006F7258"/>
    <w:rsid w:val="00700A89"/>
    <w:rsid w:val="0070181B"/>
    <w:rsid w:val="0070427C"/>
    <w:rsid w:val="00704E7D"/>
    <w:rsid w:val="0070697D"/>
    <w:rsid w:val="00706DC3"/>
    <w:rsid w:val="00711D00"/>
    <w:rsid w:val="007130FF"/>
    <w:rsid w:val="00715956"/>
    <w:rsid w:val="007176C4"/>
    <w:rsid w:val="00717F2B"/>
    <w:rsid w:val="00721E9E"/>
    <w:rsid w:val="0072222F"/>
    <w:rsid w:val="00722D2F"/>
    <w:rsid w:val="007239A4"/>
    <w:rsid w:val="00726A34"/>
    <w:rsid w:val="00727C1B"/>
    <w:rsid w:val="0073266F"/>
    <w:rsid w:val="007337DB"/>
    <w:rsid w:val="00735121"/>
    <w:rsid w:val="00737D08"/>
    <w:rsid w:val="0074097D"/>
    <w:rsid w:val="00743490"/>
    <w:rsid w:val="00743493"/>
    <w:rsid w:val="00746709"/>
    <w:rsid w:val="00751AD4"/>
    <w:rsid w:val="00753994"/>
    <w:rsid w:val="00757D94"/>
    <w:rsid w:val="00760D70"/>
    <w:rsid w:val="00761FD9"/>
    <w:rsid w:val="0076387B"/>
    <w:rsid w:val="00763971"/>
    <w:rsid w:val="00763D40"/>
    <w:rsid w:val="007641E6"/>
    <w:rsid w:val="00765A7C"/>
    <w:rsid w:val="00766DC2"/>
    <w:rsid w:val="007676EC"/>
    <w:rsid w:val="00770C51"/>
    <w:rsid w:val="00774948"/>
    <w:rsid w:val="00774DE2"/>
    <w:rsid w:val="007750AA"/>
    <w:rsid w:val="007752B3"/>
    <w:rsid w:val="007766EE"/>
    <w:rsid w:val="00783E50"/>
    <w:rsid w:val="00784E47"/>
    <w:rsid w:val="00786DA2"/>
    <w:rsid w:val="00787C78"/>
    <w:rsid w:val="007904C6"/>
    <w:rsid w:val="0079139E"/>
    <w:rsid w:val="007930A1"/>
    <w:rsid w:val="00793228"/>
    <w:rsid w:val="00796C8E"/>
    <w:rsid w:val="00796EA9"/>
    <w:rsid w:val="0079710D"/>
    <w:rsid w:val="00797577"/>
    <w:rsid w:val="007A04E7"/>
    <w:rsid w:val="007A0CBD"/>
    <w:rsid w:val="007A28B8"/>
    <w:rsid w:val="007A3CC1"/>
    <w:rsid w:val="007A4DB6"/>
    <w:rsid w:val="007A6066"/>
    <w:rsid w:val="007B00EE"/>
    <w:rsid w:val="007B1783"/>
    <w:rsid w:val="007B35F5"/>
    <w:rsid w:val="007B363E"/>
    <w:rsid w:val="007B3876"/>
    <w:rsid w:val="007B533C"/>
    <w:rsid w:val="007B5BCA"/>
    <w:rsid w:val="007C0BB5"/>
    <w:rsid w:val="007C2736"/>
    <w:rsid w:val="007C3C0C"/>
    <w:rsid w:val="007C5953"/>
    <w:rsid w:val="007C5B3D"/>
    <w:rsid w:val="007C69F5"/>
    <w:rsid w:val="007C788E"/>
    <w:rsid w:val="007D1500"/>
    <w:rsid w:val="007D2742"/>
    <w:rsid w:val="007D3478"/>
    <w:rsid w:val="007D41EC"/>
    <w:rsid w:val="007D4D05"/>
    <w:rsid w:val="007D50A3"/>
    <w:rsid w:val="007D6695"/>
    <w:rsid w:val="007E0EF2"/>
    <w:rsid w:val="007E1866"/>
    <w:rsid w:val="007E19C1"/>
    <w:rsid w:val="007E2F6E"/>
    <w:rsid w:val="007E41A7"/>
    <w:rsid w:val="007E6672"/>
    <w:rsid w:val="007F2F5F"/>
    <w:rsid w:val="007F6446"/>
    <w:rsid w:val="007F6C80"/>
    <w:rsid w:val="007F75EF"/>
    <w:rsid w:val="007F7E10"/>
    <w:rsid w:val="008011FC"/>
    <w:rsid w:val="008058D8"/>
    <w:rsid w:val="008078DB"/>
    <w:rsid w:val="00810989"/>
    <w:rsid w:val="00811FA8"/>
    <w:rsid w:val="00813B79"/>
    <w:rsid w:val="00813EDC"/>
    <w:rsid w:val="00815A74"/>
    <w:rsid w:val="00816227"/>
    <w:rsid w:val="0081622C"/>
    <w:rsid w:val="00817D56"/>
    <w:rsid w:val="00821355"/>
    <w:rsid w:val="008215F4"/>
    <w:rsid w:val="00821ADA"/>
    <w:rsid w:val="008223FD"/>
    <w:rsid w:val="00825BA2"/>
    <w:rsid w:val="00826904"/>
    <w:rsid w:val="00830580"/>
    <w:rsid w:val="008337A7"/>
    <w:rsid w:val="008341FC"/>
    <w:rsid w:val="00843B31"/>
    <w:rsid w:val="00844455"/>
    <w:rsid w:val="00845FB6"/>
    <w:rsid w:val="0084650D"/>
    <w:rsid w:val="008546E5"/>
    <w:rsid w:val="00855AD1"/>
    <w:rsid w:val="00855E50"/>
    <w:rsid w:val="00856AFD"/>
    <w:rsid w:val="00856D68"/>
    <w:rsid w:val="00860043"/>
    <w:rsid w:val="00860B8B"/>
    <w:rsid w:val="008615B8"/>
    <w:rsid w:val="00862303"/>
    <w:rsid w:val="00862958"/>
    <w:rsid w:val="00863417"/>
    <w:rsid w:val="00863CAF"/>
    <w:rsid w:val="00864509"/>
    <w:rsid w:val="0086763B"/>
    <w:rsid w:val="0087044A"/>
    <w:rsid w:val="00871911"/>
    <w:rsid w:val="0087257D"/>
    <w:rsid w:val="00873A80"/>
    <w:rsid w:val="00874386"/>
    <w:rsid w:val="008759B8"/>
    <w:rsid w:val="00880BD8"/>
    <w:rsid w:val="0088233A"/>
    <w:rsid w:val="00883560"/>
    <w:rsid w:val="0088365F"/>
    <w:rsid w:val="008850A8"/>
    <w:rsid w:val="0088667F"/>
    <w:rsid w:val="008910A4"/>
    <w:rsid w:val="00893431"/>
    <w:rsid w:val="00893AFC"/>
    <w:rsid w:val="00893CB3"/>
    <w:rsid w:val="008944CC"/>
    <w:rsid w:val="008957C7"/>
    <w:rsid w:val="00896B6D"/>
    <w:rsid w:val="008975DC"/>
    <w:rsid w:val="008A1ED9"/>
    <w:rsid w:val="008A2403"/>
    <w:rsid w:val="008A7860"/>
    <w:rsid w:val="008B2182"/>
    <w:rsid w:val="008B2F58"/>
    <w:rsid w:val="008C192C"/>
    <w:rsid w:val="008C3855"/>
    <w:rsid w:val="008C3AAE"/>
    <w:rsid w:val="008C3C55"/>
    <w:rsid w:val="008C52EA"/>
    <w:rsid w:val="008C579B"/>
    <w:rsid w:val="008C7A17"/>
    <w:rsid w:val="008D424F"/>
    <w:rsid w:val="008D5BCE"/>
    <w:rsid w:val="008D5F22"/>
    <w:rsid w:val="008E0E4A"/>
    <w:rsid w:val="008E21F6"/>
    <w:rsid w:val="008E28DB"/>
    <w:rsid w:val="008E305C"/>
    <w:rsid w:val="008E3B5E"/>
    <w:rsid w:val="008E3E93"/>
    <w:rsid w:val="008E52EC"/>
    <w:rsid w:val="008F1F9F"/>
    <w:rsid w:val="008F45AC"/>
    <w:rsid w:val="008F4A95"/>
    <w:rsid w:val="008F5675"/>
    <w:rsid w:val="008F6483"/>
    <w:rsid w:val="008F76A8"/>
    <w:rsid w:val="009009F7"/>
    <w:rsid w:val="00901AEE"/>
    <w:rsid w:val="00902105"/>
    <w:rsid w:val="00902C5E"/>
    <w:rsid w:val="009048C8"/>
    <w:rsid w:val="00905108"/>
    <w:rsid w:val="00905D20"/>
    <w:rsid w:val="009102DB"/>
    <w:rsid w:val="00910A09"/>
    <w:rsid w:val="00910D5D"/>
    <w:rsid w:val="0091106B"/>
    <w:rsid w:val="00911E8D"/>
    <w:rsid w:val="00913103"/>
    <w:rsid w:val="00915BE3"/>
    <w:rsid w:val="00923A08"/>
    <w:rsid w:val="009255F4"/>
    <w:rsid w:val="00925FA9"/>
    <w:rsid w:val="00926200"/>
    <w:rsid w:val="00926653"/>
    <w:rsid w:val="009275F6"/>
    <w:rsid w:val="0093121F"/>
    <w:rsid w:val="00931981"/>
    <w:rsid w:val="00933753"/>
    <w:rsid w:val="00935CAD"/>
    <w:rsid w:val="00937614"/>
    <w:rsid w:val="009428F1"/>
    <w:rsid w:val="00946FD8"/>
    <w:rsid w:val="0095377E"/>
    <w:rsid w:val="00954A24"/>
    <w:rsid w:val="009567A3"/>
    <w:rsid w:val="009578D4"/>
    <w:rsid w:val="009614D7"/>
    <w:rsid w:val="00961652"/>
    <w:rsid w:val="00961C28"/>
    <w:rsid w:val="009622CE"/>
    <w:rsid w:val="009629D5"/>
    <w:rsid w:val="00963E02"/>
    <w:rsid w:val="00965EC3"/>
    <w:rsid w:val="00966FBB"/>
    <w:rsid w:val="0097169A"/>
    <w:rsid w:val="00974D9E"/>
    <w:rsid w:val="00981B66"/>
    <w:rsid w:val="009821A9"/>
    <w:rsid w:val="00985B4C"/>
    <w:rsid w:val="00986418"/>
    <w:rsid w:val="009870D5"/>
    <w:rsid w:val="009916F8"/>
    <w:rsid w:val="00991BC5"/>
    <w:rsid w:val="0099514F"/>
    <w:rsid w:val="00995888"/>
    <w:rsid w:val="00996BDF"/>
    <w:rsid w:val="00997E8E"/>
    <w:rsid w:val="009A0831"/>
    <w:rsid w:val="009A3370"/>
    <w:rsid w:val="009A628F"/>
    <w:rsid w:val="009B132B"/>
    <w:rsid w:val="009B17AF"/>
    <w:rsid w:val="009B4960"/>
    <w:rsid w:val="009B4F72"/>
    <w:rsid w:val="009B5D3F"/>
    <w:rsid w:val="009B63CA"/>
    <w:rsid w:val="009B6461"/>
    <w:rsid w:val="009C01AE"/>
    <w:rsid w:val="009C07FA"/>
    <w:rsid w:val="009C0C3F"/>
    <w:rsid w:val="009C158F"/>
    <w:rsid w:val="009C1909"/>
    <w:rsid w:val="009C1A06"/>
    <w:rsid w:val="009C2EBB"/>
    <w:rsid w:val="009C7005"/>
    <w:rsid w:val="009D158F"/>
    <w:rsid w:val="009D25EC"/>
    <w:rsid w:val="009D3E0B"/>
    <w:rsid w:val="009D46DA"/>
    <w:rsid w:val="009D57E4"/>
    <w:rsid w:val="009D79F6"/>
    <w:rsid w:val="009E20FC"/>
    <w:rsid w:val="009E3DB6"/>
    <w:rsid w:val="009E432C"/>
    <w:rsid w:val="009E568B"/>
    <w:rsid w:val="009E6AC0"/>
    <w:rsid w:val="009E6F73"/>
    <w:rsid w:val="009F39CF"/>
    <w:rsid w:val="009F5802"/>
    <w:rsid w:val="009F5C9D"/>
    <w:rsid w:val="00A001FF"/>
    <w:rsid w:val="00A037C4"/>
    <w:rsid w:val="00A04C59"/>
    <w:rsid w:val="00A05A0E"/>
    <w:rsid w:val="00A06EBE"/>
    <w:rsid w:val="00A07155"/>
    <w:rsid w:val="00A078AA"/>
    <w:rsid w:val="00A07CA5"/>
    <w:rsid w:val="00A118AE"/>
    <w:rsid w:val="00A1199D"/>
    <w:rsid w:val="00A129BB"/>
    <w:rsid w:val="00A16061"/>
    <w:rsid w:val="00A16641"/>
    <w:rsid w:val="00A16BEE"/>
    <w:rsid w:val="00A23E6E"/>
    <w:rsid w:val="00A251B1"/>
    <w:rsid w:val="00A2635C"/>
    <w:rsid w:val="00A269B4"/>
    <w:rsid w:val="00A3321A"/>
    <w:rsid w:val="00A3473E"/>
    <w:rsid w:val="00A36742"/>
    <w:rsid w:val="00A419BB"/>
    <w:rsid w:val="00A44AE8"/>
    <w:rsid w:val="00A46F6F"/>
    <w:rsid w:val="00A513CB"/>
    <w:rsid w:val="00A5283B"/>
    <w:rsid w:val="00A5342F"/>
    <w:rsid w:val="00A53453"/>
    <w:rsid w:val="00A54E9B"/>
    <w:rsid w:val="00A56CDB"/>
    <w:rsid w:val="00A6243A"/>
    <w:rsid w:val="00A62492"/>
    <w:rsid w:val="00A63367"/>
    <w:rsid w:val="00A65CC2"/>
    <w:rsid w:val="00A67268"/>
    <w:rsid w:val="00A6732B"/>
    <w:rsid w:val="00A70994"/>
    <w:rsid w:val="00A765D9"/>
    <w:rsid w:val="00A77A8D"/>
    <w:rsid w:val="00A83D68"/>
    <w:rsid w:val="00A86D29"/>
    <w:rsid w:val="00A93B3A"/>
    <w:rsid w:val="00A9479B"/>
    <w:rsid w:val="00A9490F"/>
    <w:rsid w:val="00A94990"/>
    <w:rsid w:val="00A95687"/>
    <w:rsid w:val="00A95FB9"/>
    <w:rsid w:val="00A961F5"/>
    <w:rsid w:val="00A96C68"/>
    <w:rsid w:val="00AA01EA"/>
    <w:rsid w:val="00AA0F6D"/>
    <w:rsid w:val="00AA1055"/>
    <w:rsid w:val="00AA2519"/>
    <w:rsid w:val="00AA52DC"/>
    <w:rsid w:val="00AB51D1"/>
    <w:rsid w:val="00AB5644"/>
    <w:rsid w:val="00AB6460"/>
    <w:rsid w:val="00AC1FA5"/>
    <w:rsid w:val="00AC431C"/>
    <w:rsid w:val="00AC7809"/>
    <w:rsid w:val="00AD06EC"/>
    <w:rsid w:val="00AD097C"/>
    <w:rsid w:val="00AD3E67"/>
    <w:rsid w:val="00AD3FD4"/>
    <w:rsid w:val="00AD5409"/>
    <w:rsid w:val="00AD5A65"/>
    <w:rsid w:val="00AD6D8F"/>
    <w:rsid w:val="00AD6E25"/>
    <w:rsid w:val="00AD7D3F"/>
    <w:rsid w:val="00AE3C04"/>
    <w:rsid w:val="00AE3C90"/>
    <w:rsid w:val="00AE528E"/>
    <w:rsid w:val="00AF01CB"/>
    <w:rsid w:val="00AF32D6"/>
    <w:rsid w:val="00AF4164"/>
    <w:rsid w:val="00AF6797"/>
    <w:rsid w:val="00AF7E8E"/>
    <w:rsid w:val="00B00A4B"/>
    <w:rsid w:val="00B01277"/>
    <w:rsid w:val="00B014AA"/>
    <w:rsid w:val="00B1012E"/>
    <w:rsid w:val="00B1183A"/>
    <w:rsid w:val="00B13BDA"/>
    <w:rsid w:val="00B14428"/>
    <w:rsid w:val="00B15091"/>
    <w:rsid w:val="00B20C4F"/>
    <w:rsid w:val="00B2176A"/>
    <w:rsid w:val="00B219EA"/>
    <w:rsid w:val="00B2200D"/>
    <w:rsid w:val="00B23AE0"/>
    <w:rsid w:val="00B24A04"/>
    <w:rsid w:val="00B27C8B"/>
    <w:rsid w:val="00B3336E"/>
    <w:rsid w:val="00B3424D"/>
    <w:rsid w:val="00B35298"/>
    <w:rsid w:val="00B36DDF"/>
    <w:rsid w:val="00B400EE"/>
    <w:rsid w:val="00B408F0"/>
    <w:rsid w:val="00B41F72"/>
    <w:rsid w:val="00B43E36"/>
    <w:rsid w:val="00B44443"/>
    <w:rsid w:val="00B4499A"/>
    <w:rsid w:val="00B4755F"/>
    <w:rsid w:val="00B6019C"/>
    <w:rsid w:val="00B62213"/>
    <w:rsid w:val="00B63991"/>
    <w:rsid w:val="00B639BB"/>
    <w:rsid w:val="00B6447F"/>
    <w:rsid w:val="00B649D0"/>
    <w:rsid w:val="00B65000"/>
    <w:rsid w:val="00B66AA6"/>
    <w:rsid w:val="00B726B3"/>
    <w:rsid w:val="00B759D7"/>
    <w:rsid w:val="00B7639F"/>
    <w:rsid w:val="00B769D6"/>
    <w:rsid w:val="00B7708D"/>
    <w:rsid w:val="00B80C0D"/>
    <w:rsid w:val="00B8238D"/>
    <w:rsid w:val="00B83E45"/>
    <w:rsid w:val="00B90B3E"/>
    <w:rsid w:val="00B94244"/>
    <w:rsid w:val="00B95694"/>
    <w:rsid w:val="00B96DCE"/>
    <w:rsid w:val="00B96E0A"/>
    <w:rsid w:val="00B970B9"/>
    <w:rsid w:val="00BA1223"/>
    <w:rsid w:val="00BA2846"/>
    <w:rsid w:val="00BA69D3"/>
    <w:rsid w:val="00BB22BA"/>
    <w:rsid w:val="00BB251F"/>
    <w:rsid w:val="00BB2E03"/>
    <w:rsid w:val="00BB5606"/>
    <w:rsid w:val="00BC263C"/>
    <w:rsid w:val="00BC3338"/>
    <w:rsid w:val="00BC3C13"/>
    <w:rsid w:val="00BC410D"/>
    <w:rsid w:val="00BC5254"/>
    <w:rsid w:val="00BC7301"/>
    <w:rsid w:val="00BD0D51"/>
    <w:rsid w:val="00BD1666"/>
    <w:rsid w:val="00BD376D"/>
    <w:rsid w:val="00BE1232"/>
    <w:rsid w:val="00BE2DAF"/>
    <w:rsid w:val="00BE6897"/>
    <w:rsid w:val="00BE710C"/>
    <w:rsid w:val="00BE774B"/>
    <w:rsid w:val="00BF1A30"/>
    <w:rsid w:val="00BF34DA"/>
    <w:rsid w:val="00BF5334"/>
    <w:rsid w:val="00BF5D48"/>
    <w:rsid w:val="00C019B8"/>
    <w:rsid w:val="00C02E3E"/>
    <w:rsid w:val="00C03481"/>
    <w:rsid w:val="00C06CC1"/>
    <w:rsid w:val="00C07539"/>
    <w:rsid w:val="00C10328"/>
    <w:rsid w:val="00C139EC"/>
    <w:rsid w:val="00C21D98"/>
    <w:rsid w:val="00C233D8"/>
    <w:rsid w:val="00C238D6"/>
    <w:rsid w:val="00C26611"/>
    <w:rsid w:val="00C30242"/>
    <w:rsid w:val="00C3089F"/>
    <w:rsid w:val="00C31464"/>
    <w:rsid w:val="00C322B5"/>
    <w:rsid w:val="00C35BCA"/>
    <w:rsid w:val="00C37D6B"/>
    <w:rsid w:val="00C42050"/>
    <w:rsid w:val="00C42CE4"/>
    <w:rsid w:val="00C45640"/>
    <w:rsid w:val="00C47590"/>
    <w:rsid w:val="00C47F5C"/>
    <w:rsid w:val="00C50F3C"/>
    <w:rsid w:val="00C53699"/>
    <w:rsid w:val="00C53F0D"/>
    <w:rsid w:val="00C53FC8"/>
    <w:rsid w:val="00C54830"/>
    <w:rsid w:val="00C55879"/>
    <w:rsid w:val="00C558C7"/>
    <w:rsid w:val="00C56F8A"/>
    <w:rsid w:val="00C6032C"/>
    <w:rsid w:val="00C60922"/>
    <w:rsid w:val="00C64A33"/>
    <w:rsid w:val="00C664E6"/>
    <w:rsid w:val="00C719A7"/>
    <w:rsid w:val="00C71F33"/>
    <w:rsid w:val="00C72BA6"/>
    <w:rsid w:val="00C74D0A"/>
    <w:rsid w:val="00C75708"/>
    <w:rsid w:val="00C763E3"/>
    <w:rsid w:val="00C81195"/>
    <w:rsid w:val="00C8690B"/>
    <w:rsid w:val="00C87D71"/>
    <w:rsid w:val="00C915F3"/>
    <w:rsid w:val="00C92426"/>
    <w:rsid w:val="00C94561"/>
    <w:rsid w:val="00C95EF7"/>
    <w:rsid w:val="00CA270C"/>
    <w:rsid w:val="00CA33AC"/>
    <w:rsid w:val="00CA5115"/>
    <w:rsid w:val="00CB32D5"/>
    <w:rsid w:val="00CB332C"/>
    <w:rsid w:val="00CB368E"/>
    <w:rsid w:val="00CB47CB"/>
    <w:rsid w:val="00CB4D03"/>
    <w:rsid w:val="00CB64CA"/>
    <w:rsid w:val="00CB6550"/>
    <w:rsid w:val="00CB76D5"/>
    <w:rsid w:val="00CB7F9D"/>
    <w:rsid w:val="00CC01EF"/>
    <w:rsid w:val="00CC0F29"/>
    <w:rsid w:val="00CC157D"/>
    <w:rsid w:val="00CC7169"/>
    <w:rsid w:val="00CD002B"/>
    <w:rsid w:val="00CD09F4"/>
    <w:rsid w:val="00CD2305"/>
    <w:rsid w:val="00CE204A"/>
    <w:rsid w:val="00CE4402"/>
    <w:rsid w:val="00CE4C9F"/>
    <w:rsid w:val="00CE5183"/>
    <w:rsid w:val="00CE54FD"/>
    <w:rsid w:val="00CE5758"/>
    <w:rsid w:val="00CF2067"/>
    <w:rsid w:val="00CF3648"/>
    <w:rsid w:val="00CF42A1"/>
    <w:rsid w:val="00CF7DC7"/>
    <w:rsid w:val="00D0097C"/>
    <w:rsid w:val="00D019DF"/>
    <w:rsid w:val="00D02411"/>
    <w:rsid w:val="00D02780"/>
    <w:rsid w:val="00D033CB"/>
    <w:rsid w:val="00D039A1"/>
    <w:rsid w:val="00D03CE6"/>
    <w:rsid w:val="00D04F62"/>
    <w:rsid w:val="00D061D9"/>
    <w:rsid w:val="00D10725"/>
    <w:rsid w:val="00D12BC3"/>
    <w:rsid w:val="00D13091"/>
    <w:rsid w:val="00D14218"/>
    <w:rsid w:val="00D14ACA"/>
    <w:rsid w:val="00D14EDF"/>
    <w:rsid w:val="00D17065"/>
    <w:rsid w:val="00D20334"/>
    <w:rsid w:val="00D20821"/>
    <w:rsid w:val="00D2149D"/>
    <w:rsid w:val="00D2284F"/>
    <w:rsid w:val="00D31878"/>
    <w:rsid w:val="00D34292"/>
    <w:rsid w:val="00D367CD"/>
    <w:rsid w:val="00D40731"/>
    <w:rsid w:val="00D42F26"/>
    <w:rsid w:val="00D436AD"/>
    <w:rsid w:val="00D4403B"/>
    <w:rsid w:val="00D4583E"/>
    <w:rsid w:val="00D45CEF"/>
    <w:rsid w:val="00D476E8"/>
    <w:rsid w:val="00D478FA"/>
    <w:rsid w:val="00D50096"/>
    <w:rsid w:val="00D5113B"/>
    <w:rsid w:val="00D51F85"/>
    <w:rsid w:val="00D52E86"/>
    <w:rsid w:val="00D5432F"/>
    <w:rsid w:val="00D54E31"/>
    <w:rsid w:val="00D54F9E"/>
    <w:rsid w:val="00D57211"/>
    <w:rsid w:val="00D57BBF"/>
    <w:rsid w:val="00D57D25"/>
    <w:rsid w:val="00D6243F"/>
    <w:rsid w:val="00D62F39"/>
    <w:rsid w:val="00D64B49"/>
    <w:rsid w:val="00D64B4C"/>
    <w:rsid w:val="00D64BCE"/>
    <w:rsid w:val="00D652BA"/>
    <w:rsid w:val="00D65A14"/>
    <w:rsid w:val="00D66047"/>
    <w:rsid w:val="00D67AB1"/>
    <w:rsid w:val="00D70263"/>
    <w:rsid w:val="00D71B61"/>
    <w:rsid w:val="00D71D80"/>
    <w:rsid w:val="00D7224D"/>
    <w:rsid w:val="00D734A1"/>
    <w:rsid w:val="00D74BFC"/>
    <w:rsid w:val="00D756AE"/>
    <w:rsid w:val="00D75772"/>
    <w:rsid w:val="00D77536"/>
    <w:rsid w:val="00D77CE3"/>
    <w:rsid w:val="00D77CFA"/>
    <w:rsid w:val="00D8068D"/>
    <w:rsid w:val="00D82F70"/>
    <w:rsid w:val="00D841A2"/>
    <w:rsid w:val="00D872E5"/>
    <w:rsid w:val="00D87888"/>
    <w:rsid w:val="00D87B7A"/>
    <w:rsid w:val="00D87C0C"/>
    <w:rsid w:val="00D8FDB1"/>
    <w:rsid w:val="00D96DB5"/>
    <w:rsid w:val="00D97844"/>
    <w:rsid w:val="00DA1415"/>
    <w:rsid w:val="00DA2C72"/>
    <w:rsid w:val="00DA2C90"/>
    <w:rsid w:val="00DA42B9"/>
    <w:rsid w:val="00DA46A3"/>
    <w:rsid w:val="00DA4759"/>
    <w:rsid w:val="00DA5479"/>
    <w:rsid w:val="00DA57C6"/>
    <w:rsid w:val="00DA6846"/>
    <w:rsid w:val="00DB0684"/>
    <w:rsid w:val="00DB1862"/>
    <w:rsid w:val="00DB3BED"/>
    <w:rsid w:val="00DB436C"/>
    <w:rsid w:val="00DB5A3B"/>
    <w:rsid w:val="00DB5AF6"/>
    <w:rsid w:val="00DC053A"/>
    <w:rsid w:val="00DC073E"/>
    <w:rsid w:val="00DC1219"/>
    <w:rsid w:val="00DC228D"/>
    <w:rsid w:val="00DC3C01"/>
    <w:rsid w:val="00DC5387"/>
    <w:rsid w:val="00DC6E2E"/>
    <w:rsid w:val="00DC713D"/>
    <w:rsid w:val="00DC7420"/>
    <w:rsid w:val="00DC7A4C"/>
    <w:rsid w:val="00DD03F2"/>
    <w:rsid w:val="00DD0967"/>
    <w:rsid w:val="00DD0E79"/>
    <w:rsid w:val="00DD4439"/>
    <w:rsid w:val="00DE0727"/>
    <w:rsid w:val="00DE1ABA"/>
    <w:rsid w:val="00DE2242"/>
    <w:rsid w:val="00DE2873"/>
    <w:rsid w:val="00DE37E1"/>
    <w:rsid w:val="00DE3F42"/>
    <w:rsid w:val="00DE41B7"/>
    <w:rsid w:val="00DE6E17"/>
    <w:rsid w:val="00DF13FB"/>
    <w:rsid w:val="00DF1A63"/>
    <w:rsid w:val="00DF5115"/>
    <w:rsid w:val="00DF624C"/>
    <w:rsid w:val="00DF74E0"/>
    <w:rsid w:val="00E01D9F"/>
    <w:rsid w:val="00E02877"/>
    <w:rsid w:val="00E02A5C"/>
    <w:rsid w:val="00E06E3B"/>
    <w:rsid w:val="00E07339"/>
    <w:rsid w:val="00E10F20"/>
    <w:rsid w:val="00E14BA7"/>
    <w:rsid w:val="00E15533"/>
    <w:rsid w:val="00E15B56"/>
    <w:rsid w:val="00E16C32"/>
    <w:rsid w:val="00E17B23"/>
    <w:rsid w:val="00E20D1F"/>
    <w:rsid w:val="00E244E4"/>
    <w:rsid w:val="00E25F69"/>
    <w:rsid w:val="00E332F7"/>
    <w:rsid w:val="00E344B8"/>
    <w:rsid w:val="00E407B6"/>
    <w:rsid w:val="00E439CC"/>
    <w:rsid w:val="00E4547B"/>
    <w:rsid w:val="00E514F3"/>
    <w:rsid w:val="00E518FE"/>
    <w:rsid w:val="00E56385"/>
    <w:rsid w:val="00E567E9"/>
    <w:rsid w:val="00E57DD5"/>
    <w:rsid w:val="00E61A0C"/>
    <w:rsid w:val="00E624AE"/>
    <w:rsid w:val="00E62BC4"/>
    <w:rsid w:val="00E62C3F"/>
    <w:rsid w:val="00E6635F"/>
    <w:rsid w:val="00E66C8E"/>
    <w:rsid w:val="00E7096B"/>
    <w:rsid w:val="00E713E0"/>
    <w:rsid w:val="00E755C9"/>
    <w:rsid w:val="00E7698D"/>
    <w:rsid w:val="00E81B80"/>
    <w:rsid w:val="00E81CFF"/>
    <w:rsid w:val="00E81D4A"/>
    <w:rsid w:val="00E81F3A"/>
    <w:rsid w:val="00E8663F"/>
    <w:rsid w:val="00E902C8"/>
    <w:rsid w:val="00E92A6D"/>
    <w:rsid w:val="00E979BB"/>
    <w:rsid w:val="00E97FE1"/>
    <w:rsid w:val="00EA123B"/>
    <w:rsid w:val="00EA4B65"/>
    <w:rsid w:val="00EA4DF1"/>
    <w:rsid w:val="00EB19C1"/>
    <w:rsid w:val="00EB1E7B"/>
    <w:rsid w:val="00EB2722"/>
    <w:rsid w:val="00EB54A0"/>
    <w:rsid w:val="00EB5B2F"/>
    <w:rsid w:val="00EB62E7"/>
    <w:rsid w:val="00EC0400"/>
    <w:rsid w:val="00EC20CC"/>
    <w:rsid w:val="00EC3BA7"/>
    <w:rsid w:val="00EC5928"/>
    <w:rsid w:val="00EC5BD4"/>
    <w:rsid w:val="00EC6393"/>
    <w:rsid w:val="00EC65F0"/>
    <w:rsid w:val="00EC7A81"/>
    <w:rsid w:val="00ED1DE8"/>
    <w:rsid w:val="00ED7BE5"/>
    <w:rsid w:val="00EE1669"/>
    <w:rsid w:val="00EE1CB3"/>
    <w:rsid w:val="00EE53EA"/>
    <w:rsid w:val="00EF0D42"/>
    <w:rsid w:val="00EF2A78"/>
    <w:rsid w:val="00EF6B1E"/>
    <w:rsid w:val="00EF6B82"/>
    <w:rsid w:val="00F03D48"/>
    <w:rsid w:val="00F05007"/>
    <w:rsid w:val="00F0731D"/>
    <w:rsid w:val="00F102CE"/>
    <w:rsid w:val="00F11E89"/>
    <w:rsid w:val="00F12708"/>
    <w:rsid w:val="00F12F14"/>
    <w:rsid w:val="00F14127"/>
    <w:rsid w:val="00F1785A"/>
    <w:rsid w:val="00F215F4"/>
    <w:rsid w:val="00F217BE"/>
    <w:rsid w:val="00F22617"/>
    <w:rsid w:val="00F23B4A"/>
    <w:rsid w:val="00F26187"/>
    <w:rsid w:val="00F32D1B"/>
    <w:rsid w:val="00F33E02"/>
    <w:rsid w:val="00F351A8"/>
    <w:rsid w:val="00F37B26"/>
    <w:rsid w:val="00F44998"/>
    <w:rsid w:val="00F46534"/>
    <w:rsid w:val="00F46673"/>
    <w:rsid w:val="00F46DE0"/>
    <w:rsid w:val="00F474E4"/>
    <w:rsid w:val="00F503C5"/>
    <w:rsid w:val="00F50B9D"/>
    <w:rsid w:val="00F525B1"/>
    <w:rsid w:val="00F545EF"/>
    <w:rsid w:val="00F5658C"/>
    <w:rsid w:val="00F571D0"/>
    <w:rsid w:val="00F606C7"/>
    <w:rsid w:val="00F60E3D"/>
    <w:rsid w:val="00F61D1A"/>
    <w:rsid w:val="00F61D28"/>
    <w:rsid w:val="00F62DC0"/>
    <w:rsid w:val="00F65B14"/>
    <w:rsid w:val="00F6665A"/>
    <w:rsid w:val="00F67E1C"/>
    <w:rsid w:val="00F709D2"/>
    <w:rsid w:val="00F74142"/>
    <w:rsid w:val="00F76A71"/>
    <w:rsid w:val="00F773CB"/>
    <w:rsid w:val="00F8117D"/>
    <w:rsid w:val="00F81C2A"/>
    <w:rsid w:val="00F81CF1"/>
    <w:rsid w:val="00F81EC4"/>
    <w:rsid w:val="00F82297"/>
    <w:rsid w:val="00F824E8"/>
    <w:rsid w:val="00F82F5B"/>
    <w:rsid w:val="00F851BB"/>
    <w:rsid w:val="00F858B4"/>
    <w:rsid w:val="00F87EB5"/>
    <w:rsid w:val="00F90A7F"/>
    <w:rsid w:val="00F91933"/>
    <w:rsid w:val="00F929CF"/>
    <w:rsid w:val="00F9758C"/>
    <w:rsid w:val="00F97BFC"/>
    <w:rsid w:val="00F97CA9"/>
    <w:rsid w:val="00FA5A1E"/>
    <w:rsid w:val="00FA6C81"/>
    <w:rsid w:val="00FA7349"/>
    <w:rsid w:val="00FA7995"/>
    <w:rsid w:val="00FA7F29"/>
    <w:rsid w:val="00FB1C33"/>
    <w:rsid w:val="00FB4A62"/>
    <w:rsid w:val="00FB4E2C"/>
    <w:rsid w:val="00FB6FD5"/>
    <w:rsid w:val="00FB7578"/>
    <w:rsid w:val="00FC2B42"/>
    <w:rsid w:val="00FC3A76"/>
    <w:rsid w:val="00FC4A20"/>
    <w:rsid w:val="00FC51EE"/>
    <w:rsid w:val="00FD0671"/>
    <w:rsid w:val="00FD0D00"/>
    <w:rsid w:val="00FD344F"/>
    <w:rsid w:val="00FD551E"/>
    <w:rsid w:val="00FE062C"/>
    <w:rsid w:val="00FF1253"/>
    <w:rsid w:val="00FF61C7"/>
    <w:rsid w:val="00FF65E1"/>
    <w:rsid w:val="00FF6B9C"/>
    <w:rsid w:val="00FF728E"/>
    <w:rsid w:val="00FF7A0C"/>
    <w:rsid w:val="0101E8B6"/>
    <w:rsid w:val="010817E4"/>
    <w:rsid w:val="0126578F"/>
    <w:rsid w:val="013346EE"/>
    <w:rsid w:val="017800E6"/>
    <w:rsid w:val="017C9C0B"/>
    <w:rsid w:val="018B1EE5"/>
    <w:rsid w:val="01AE9271"/>
    <w:rsid w:val="01BC3B1F"/>
    <w:rsid w:val="01E1F22F"/>
    <w:rsid w:val="01E352F5"/>
    <w:rsid w:val="020338FF"/>
    <w:rsid w:val="02550382"/>
    <w:rsid w:val="028B615E"/>
    <w:rsid w:val="02A4DC54"/>
    <w:rsid w:val="02AB6819"/>
    <w:rsid w:val="02D1B306"/>
    <w:rsid w:val="02E57D25"/>
    <w:rsid w:val="0380B0C2"/>
    <w:rsid w:val="038A08E9"/>
    <w:rsid w:val="038AC153"/>
    <w:rsid w:val="0392D830"/>
    <w:rsid w:val="03EED095"/>
    <w:rsid w:val="0444F9BF"/>
    <w:rsid w:val="044F9DFF"/>
    <w:rsid w:val="04633F09"/>
    <w:rsid w:val="04A3F37D"/>
    <w:rsid w:val="04B6513E"/>
    <w:rsid w:val="04B9A727"/>
    <w:rsid w:val="04D57601"/>
    <w:rsid w:val="05250056"/>
    <w:rsid w:val="052DD944"/>
    <w:rsid w:val="0547EABA"/>
    <w:rsid w:val="05664495"/>
    <w:rsid w:val="05896C2E"/>
    <w:rsid w:val="05A9DF9E"/>
    <w:rsid w:val="05CB4B05"/>
    <w:rsid w:val="060DFA41"/>
    <w:rsid w:val="0611AEB7"/>
    <w:rsid w:val="0637AB8A"/>
    <w:rsid w:val="06725B9E"/>
    <w:rsid w:val="068956E8"/>
    <w:rsid w:val="069622AB"/>
    <w:rsid w:val="06BCB960"/>
    <w:rsid w:val="06D13C28"/>
    <w:rsid w:val="073B3924"/>
    <w:rsid w:val="075E310B"/>
    <w:rsid w:val="075EE155"/>
    <w:rsid w:val="077CC03B"/>
    <w:rsid w:val="0792903F"/>
    <w:rsid w:val="07CA8F65"/>
    <w:rsid w:val="07CCC302"/>
    <w:rsid w:val="080E9247"/>
    <w:rsid w:val="08252749"/>
    <w:rsid w:val="08331423"/>
    <w:rsid w:val="083BF3CA"/>
    <w:rsid w:val="085A07E9"/>
    <w:rsid w:val="085E37B5"/>
    <w:rsid w:val="086662B6"/>
    <w:rsid w:val="08687358"/>
    <w:rsid w:val="089ECF68"/>
    <w:rsid w:val="08D60E43"/>
    <w:rsid w:val="08E635D6"/>
    <w:rsid w:val="09264494"/>
    <w:rsid w:val="09399376"/>
    <w:rsid w:val="0946B3C6"/>
    <w:rsid w:val="099158D3"/>
    <w:rsid w:val="09966B08"/>
    <w:rsid w:val="099C0350"/>
    <w:rsid w:val="09BA8454"/>
    <w:rsid w:val="09BD440B"/>
    <w:rsid w:val="09C801F3"/>
    <w:rsid w:val="09D134D7"/>
    <w:rsid w:val="09F5EE05"/>
    <w:rsid w:val="09F6D7CA"/>
    <w:rsid w:val="0A12FF1C"/>
    <w:rsid w:val="0A613F55"/>
    <w:rsid w:val="0A820637"/>
    <w:rsid w:val="0B1E76A0"/>
    <w:rsid w:val="0B254F0F"/>
    <w:rsid w:val="0B2A4EFC"/>
    <w:rsid w:val="0B641712"/>
    <w:rsid w:val="0B663F99"/>
    <w:rsid w:val="0BF6BBC4"/>
    <w:rsid w:val="0C0ADD40"/>
    <w:rsid w:val="0C1DE53D"/>
    <w:rsid w:val="0C9EA72D"/>
    <w:rsid w:val="0CB7F26B"/>
    <w:rsid w:val="0CBC462A"/>
    <w:rsid w:val="0CC831F5"/>
    <w:rsid w:val="0CCAA0A2"/>
    <w:rsid w:val="0CCDD18C"/>
    <w:rsid w:val="0D020FFA"/>
    <w:rsid w:val="0D06E9ED"/>
    <w:rsid w:val="0D489C4C"/>
    <w:rsid w:val="0D5D14A8"/>
    <w:rsid w:val="0D749C95"/>
    <w:rsid w:val="0DA07E9C"/>
    <w:rsid w:val="0DD26222"/>
    <w:rsid w:val="0DD4AC3D"/>
    <w:rsid w:val="0E104030"/>
    <w:rsid w:val="0E2D9681"/>
    <w:rsid w:val="0E4AA545"/>
    <w:rsid w:val="0E4BD46A"/>
    <w:rsid w:val="0E5E4CA4"/>
    <w:rsid w:val="0ED8A953"/>
    <w:rsid w:val="0F09622C"/>
    <w:rsid w:val="0F1A19FA"/>
    <w:rsid w:val="0F367BE2"/>
    <w:rsid w:val="0F618126"/>
    <w:rsid w:val="0F6DA5C1"/>
    <w:rsid w:val="0F6DF5A5"/>
    <w:rsid w:val="0F73B81C"/>
    <w:rsid w:val="0F7497BF"/>
    <w:rsid w:val="0F7E0287"/>
    <w:rsid w:val="0FEA4FA7"/>
    <w:rsid w:val="0FF4609A"/>
    <w:rsid w:val="10063FAD"/>
    <w:rsid w:val="10076A8C"/>
    <w:rsid w:val="100AC6A8"/>
    <w:rsid w:val="104A339E"/>
    <w:rsid w:val="1065B4A7"/>
    <w:rsid w:val="10840F64"/>
    <w:rsid w:val="10BF0D9B"/>
    <w:rsid w:val="11258629"/>
    <w:rsid w:val="116F3381"/>
    <w:rsid w:val="1178C61A"/>
    <w:rsid w:val="11CFFE97"/>
    <w:rsid w:val="11EC4E22"/>
    <w:rsid w:val="121ED553"/>
    <w:rsid w:val="1244C79D"/>
    <w:rsid w:val="1247AAE7"/>
    <w:rsid w:val="124C4F81"/>
    <w:rsid w:val="127D981A"/>
    <w:rsid w:val="128682C8"/>
    <w:rsid w:val="129646C2"/>
    <w:rsid w:val="12A2E074"/>
    <w:rsid w:val="12A82E2D"/>
    <w:rsid w:val="12BE64B5"/>
    <w:rsid w:val="12D61273"/>
    <w:rsid w:val="12F579D1"/>
    <w:rsid w:val="12FC4076"/>
    <w:rsid w:val="13326E52"/>
    <w:rsid w:val="13469E39"/>
    <w:rsid w:val="1375C97F"/>
    <w:rsid w:val="13CBE682"/>
    <w:rsid w:val="13CF4891"/>
    <w:rsid w:val="13DD68F1"/>
    <w:rsid w:val="13FF0C4F"/>
    <w:rsid w:val="140E7F91"/>
    <w:rsid w:val="141B9E22"/>
    <w:rsid w:val="141CBB73"/>
    <w:rsid w:val="141DD503"/>
    <w:rsid w:val="1434C67F"/>
    <w:rsid w:val="14478C98"/>
    <w:rsid w:val="14AF915F"/>
    <w:rsid w:val="14C18BF2"/>
    <w:rsid w:val="14C6CCB2"/>
    <w:rsid w:val="15181B0D"/>
    <w:rsid w:val="1533C35A"/>
    <w:rsid w:val="153A33F7"/>
    <w:rsid w:val="153FA6F7"/>
    <w:rsid w:val="1543A20B"/>
    <w:rsid w:val="15448B6F"/>
    <w:rsid w:val="15587925"/>
    <w:rsid w:val="15803CAB"/>
    <w:rsid w:val="16209A81"/>
    <w:rsid w:val="1682A6E9"/>
    <w:rsid w:val="168F0BE3"/>
    <w:rsid w:val="16B79191"/>
    <w:rsid w:val="16BE2A42"/>
    <w:rsid w:val="16F2E3E5"/>
    <w:rsid w:val="1732AFB4"/>
    <w:rsid w:val="174760E2"/>
    <w:rsid w:val="17BD799B"/>
    <w:rsid w:val="17C84954"/>
    <w:rsid w:val="17D7C4B8"/>
    <w:rsid w:val="17DD6A4E"/>
    <w:rsid w:val="17F77BC4"/>
    <w:rsid w:val="18262D98"/>
    <w:rsid w:val="183654E9"/>
    <w:rsid w:val="18419363"/>
    <w:rsid w:val="185943D4"/>
    <w:rsid w:val="185C92CC"/>
    <w:rsid w:val="185EF1B5"/>
    <w:rsid w:val="18B04CF0"/>
    <w:rsid w:val="191C72FD"/>
    <w:rsid w:val="191F9B2B"/>
    <w:rsid w:val="19230BAE"/>
    <w:rsid w:val="1938E359"/>
    <w:rsid w:val="1942915B"/>
    <w:rsid w:val="19790691"/>
    <w:rsid w:val="197EFC77"/>
    <w:rsid w:val="199A7BAC"/>
    <w:rsid w:val="19C6E7C3"/>
    <w:rsid w:val="19E199B9"/>
    <w:rsid w:val="19E1F650"/>
    <w:rsid w:val="19E52911"/>
    <w:rsid w:val="19F8632D"/>
    <w:rsid w:val="1A0444C0"/>
    <w:rsid w:val="1A274D46"/>
    <w:rsid w:val="1A492C9D"/>
    <w:rsid w:val="1AF2D814"/>
    <w:rsid w:val="1B010D03"/>
    <w:rsid w:val="1B06E5A5"/>
    <w:rsid w:val="1B54A2B9"/>
    <w:rsid w:val="1B8090CA"/>
    <w:rsid w:val="1B94338E"/>
    <w:rsid w:val="1BA808B9"/>
    <w:rsid w:val="1BC3470F"/>
    <w:rsid w:val="1BE0EFCA"/>
    <w:rsid w:val="1C07F6FD"/>
    <w:rsid w:val="1C143CB1"/>
    <w:rsid w:val="1C245D2E"/>
    <w:rsid w:val="1C346E99"/>
    <w:rsid w:val="1C55EF86"/>
    <w:rsid w:val="1C6A1CAF"/>
    <w:rsid w:val="1CB534D3"/>
    <w:rsid w:val="1CC85D7A"/>
    <w:rsid w:val="1D193A7B"/>
    <w:rsid w:val="1D1B474F"/>
    <w:rsid w:val="1D629809"/>
    <w:rsid w:val="1D6397CE"/>
    <w:rsid w:val="1D6927E3"/>
    <w:rsid w:val="1DA098A3"/>
    <w:rsid w:val="1DD25B82"/>
    <w:rsid w:val="1DE20890"/>
    <w:rsid w:val="1DE5ECEE"/>
    <w:rsid w:val="1DEB83DF"/>
    <w:rsid w:val="1E1E3845"/>
    <w:rsid w:val="1F332EB7"/>
    <w:rsid w:val="1F3C6904"/>
    <w:rsid w:val="1F858E8E"/>
    <w:rsid w:val="1F875440"/>
    <w:rsid w:val="1F8BB711"/>
    <w:rsid w:val="1F9591AF"/>
    <w:rsid w:val="1FD6A24D"/>
    <w:rsid w:val="1FDAF643"/>
    <w:rsid w:val="200A16D1"/>
    <w:rsid w:val="200BAA68"/>
    <w:rsid w:val="20352221"/>
    <w:rsid w:val="2050DB3D"/>
    <w:rsid w:val="20654CF9"/>
    <w:rsid w:val="209B3890"/>
    <w:rsid w:val="20B0CC3F"/>
    <w:rsid w:val="2169C2C2"/>
    <w:rsid w:val="217272AE"/>
    <w:rsid w:val="21D4AA21"/>
    <w:rsid w:val="22217AE0"/>
    <w:rsid w:val="22439BCB"/>
    <w:rsid w:val="228C77EE"/>
    <w:rsid w:val="2299843C"/>
    <w:rsid w:val="22BBE862"/>
    <w:rsid w:val="22CCDFD8"/>
    <w:rsid w:val="22EFDAF0"/>
    <w:rsid w:val="22F43BA6"/>
    <w:rsid w:val="22FDE9F9"/>
    <w:rsid w:val="237CC4A9"/>
    <w:rsid w:val="23D2C231"/>
    <w:rsid w:val="23D490FD"/>
    <w:rsid w:val="23E56EE3"/>
    <w:rsid w:val="23F6B1CA"/>
    <w:rsid w:val="24384EBA"/>
    <w:rsid w:val="24419D06"/>
    <w:rsid w:val="244DEF5B"/>
    <w:rsid w:val="2457B8C3"/>
    <w:rsid w:val="24C49B2E"/>
    <w:rsid w:val="24CD166B"/>
    <w:rsid w:val="24E50FD8"/>
    <w:rsid w:val="24FBAF94"/>
    <w:rsid w:val="2569381C"/>
    <w:rsid w:val="2592822B"/>
    <w:rsid w:val="25931193"/>
    <w:rsid w:val="25DAFBF3"/>
    <w:rsid w:val="26018509"/>
    <w:rsid w:val="265055E7"/>
    <w:rsid w:val="266B7129"/>
    <w:rsid w:val="268B0DA7"/>
    <w:rsid w:val="268CD9E6"/>
    <w:rsid w:val="2690D5F5"/>
    <w:rsid w:val="269BE161"/>
    <w:rsid w:val="26EDA50B"/>
    <w:rsid w:val="26F7DDEB"/>
    <w:rsid w:val="27187C21"/>
    <w:rsid w:val="27248CF1"/>
    <w:rsid w:val="2752F6CC"/>
    <w:rsid w:val="275BADA0"/>
    <w:rsid w:val="276CA50F"/>
    <w:rsid w:val="284DB10C"/>
    <w:rsid w:val="286A8ED8"/>
    <w:rsid w:val="2898A504"/>
    <w:rsid w:val="289A083B"/>
    <w:rsid w:val="28BC1FAE"/>
    <w:rsid w:val="28CA2CEB"/>
    <w:rsid w:val="28E81A36"/>
    <w:rsid w:val="2909B252"/>
    <w:rsid w:val="291970FA"/>
    <w:rsid w:val="29268350"/>
    <w:rsid w:val="292A82BA"/>
    <w:rsid w:val="29505C23"/>
    <w:rsid w:val="298B1DD7"/>
    <w:rsid w:val="29C3C785"/>
    <w:rsid w:val="29C972D6"/>
    <w:rsid w:val="2A02A66D"/>
    <w:rsid w:val="2A6CEDB8"/>
    <w:rsid w:val="2A71B315"/>
    <w:rsid w:val="2A7AF577"/>
    <w:rsid w:val="2B525823"/>
    <w:rsid w:val="2B648361"/>
    <w:rsid w:val="2B7DF801"/>
    <w:rsid w:val="2BA07B49"/>
    <w:rsid w:val="2BA9633F"/>
    <w:rsid w:val="2BADEEC0"/>
    <w:rsid w:val="2C12BE04"/>
    <w:rsid w:val="2C33B14F"/>
    <w:rsid w:val="2C4B89F9"/>
    <w:rsid w:val="2C4FB7DE"/>
    <w:rsid w:val="2CB22FE9"/>
    <w:rsid w:val="2CD2078D"/>
    <w:rsid w:val="2CE9B29E"/>
    <w:rsid w:val="2D24B8C2"/>
    <w:rsid w:val="2D49BF21"/>
    <w:rsid w:val="2DA7241C"/>
    <w:rsid w:val="2DBA3E16"/>
    <w:rsid w:val="2DCE1E62"/>
    <w:rsid w:val="2DEBAFE3"/>
    <w:rsid w:val="2E2E2DC4"/>
    <w:rsid w:val="2E39EAAC"/>
    <w:rsid w:val="2E5B9A9D"/>
    <w:rsid w:val="2E7752B0"/>
    <w:rsid w:val="2E914EF3"/>
    <w:rsid w:val="2EB9F3CF"/>
    <w:rsid w:val="2EF18598"/>
    <w:rsid w:val="2EF26D34"/>
    <w:rsid w:val="2F0C65E6"/>
    <w:rsid w:val="2F1FBD13"/>
    <w:rsid w:val="2F6339BC"/>
    <w:rsid w:val="300C1C7A"/>
    <w:rsid w:val="301783C7"/>
    <w:rsid w:val="304EFD8A"/>
    <w:rsid w:val="30522677"/>
    <w:rsid w:val="306B92D3"/>
    <w:rsid w:val="307812A0"/>
    <w:rsid w:val="30B619D9"/>
    <w:rsid w:val="30E18BDB"/>
    <w:rsid w:val="30E59E4B"/>
    <w:rsid w:val="31185D49"/>
    <w:rsid w:val="31417543"/>
    <w:rsid w:val="314657E5"/>
    <w:rsid w:val="314B8C14"/>
    <w:rsid w:val="3158313B"/>
    <w:rsid w:val="316D5C8E"/>
    <w:rsid w:val="320407E7"/>
    <w:rsid w:val="3237CE0B"/>
    <w:rsid w:val="325903B6"/>
    <w:rsid w:val="325F8F7B"/>
    <w:rsid w:val="329EA42B"/>
    <w:rsid w:val="32F4019C"/>
    <w:rsid w:val="32F6925B"/>
    <w:rsid w:val="32FB6C4E"/>
    <w:rsid w:val="33132C02"/>
    <w:rsid w:val="3331BB0F"/>
    <w:rsid w:val="333351AB"/>
    <w:rsid w:val="333BCFB6"/>
    <w:rsid w:val="3371931E"/>
    <w:rsid w:val="33734A74"/>
    <w:rsid w:val="3381AF75"/>
    <w:rsid w:val="3384B7AD"/>
    <w:rsid w:val="33D8FEB1"/>
    <w:rsid w:val="3463DB71"/>
    <w:rsid w:val="34757250"/>
    <w:rsid w:val="34793A5F"/>
    <w:rsid w:val="34809BA7"/>
    <w:rsid w:val="349262BC"/>
    <w:rsid w:val="3495D406"/>
    <w:rsid w:val="34AEFC63"/>
    <w:rsid w:val="34BD2275"/>
    <w:rsid w:val="351B8F03"/>
    <w:rsid w:val="3540BBB5"/>
    <w:rsid w:val="354FE694"/>
    <w:rsid w:val="355348B7"/>
    <w:rsid w:val="355728A7"/>
    <w:rsid w:val="357E3829"/>
    <w:rsid w:val="35E22D87"/>
    <w:rsid w:val="35F585A7"/>
    <w:rsid w:val="35FB7EB7"/>
    <w:rsid w:val="362E331D"/>
    <w:rsid w:val="363D24AA"/>
    <w:rsid w:val="36435C4D"/>
    <w:rsid w:val="364ACCC4"/>
    <w:rsid w:val="36789070"/>
    <w:rsid w:val="367C7AE0"/>
    <w:rsid w:val="36869F92"/>
    <w:rsid w:val="36875CC3"/>
    <w:rsid w:val="36CA6F3C"/>
    <w:rsid w:val="36D3925E"/>
    <w:rsid w:val="36DA24B2"/>
    <w:rsid w:val="3738A252"/>
    <w:rsid w:val="374C63DC"/>
    <w:rsid w:val="377E26BB"/>
    <w:rsid w:val="378C8C63"/>
    <w:rsid w:val="37A99D19"/>
    <w:rsid w:val="37ADDEB4"/>
    <w:rsid w:val="37AE4A62"/>
    <w:rsid w:val="380DCE05"/>
    <w:rsid w:val="3848A2C2"/>
    <w:rsid w:val="3862E2E9"/>
    <w:rsid w:val="388ADFF0"/>
    <w:rsid w:val="38A3975D"/>
    <w:rsid w:val="38AB3368"/>
    <w:rsid w:val="394A1AC3"/>
    <w:rsid w:val="39B03132"/>
    <w:rsid w:val="3A139DD3"/>
    <w:rsid w:val="3A28C73F"/>
    <w:rsid w:val="3A2D7734"/>
    <w:rsid w:val="3A465AB2"/>
    <w:rsid w:val="3A9A7A2E"/>
    <w:rsid w:val="3ABFDF17"/>
    <w:rsid w:val="3ADBDD96"/>
    <w:rsid w:val="3AE18366"/>
    <w:rsid w:val="3B372941"/>
    <w:rsid w:val="3B5C2EAC"/>
    <w:rsid w:val="3B6BBFC1"/>
    <w:rsid w:val="3B929FFC"/>
    <w:rsid w:val="3BDB381F"/>
    <w:rsid w:val="3BF93DEE"/>
    <w:rsid w:val="3BFC0693"/>
    <w:rsid w:val="3C3DCC48"/>
    <w:rsid w:val="3C706F0F"/>
    <w:rsid w:val="3CBE6301"/>
    <w:rsid w:val="3CEFFC57"/>
    <w:rsid w:val="3CF7B636"/>
    <w:rsid w:val="3D0EF5A2"/>
    <w:rsid w:val="3D135D11"/>
    <w:rsid w:val="3D538DA8"/>
    <w:rsid w:val="3D98B71D"/>
    <w:rsid w:val="3D9E6629"/>
    <w:rsid w:val="3DAE0AF4"/>
    <w:rsid w:val="3DD52A49"/>
    <w:rsid w:val="3DE60B1C"/>
    <w:rsid w:val="3DEF0FAD"/>
    <w:rsid w:val="3E3E00EB"/>
    <w:rsid w:val="3E77C84A"/>
    <w:rsid w:val="3E84418B"/>
    <w:rsid w:val="3E97DF5D"/>
    <w:rsid w:val="3EA237AD"/>
    <w:rsid w:val="3EA31F78"/>
    <w:rsid w:val="3ED93DAC"/>
    <w:rsid w:val="3F1156BC"/>
    <w:rsid w:val="3F1D048C"/>
    <w:rsid w:val="3F1F8FD6"/>
    <w:rsid w:val="3F297BB6"/>
    <w:rsid w:val="3F3CF7E2"/>
    <w:rsid w:val="3F49F085"/>
    <w:rsid w:val="3F4C6B0B"/>
    <w:rsid w:val="3F701A41"/>
    <w:rsid w:val="3F756D0A"/>
    <w:rsid w:val="3F955D0E"/>
    <w:rsid w:val="3FC10FF5"/>
    <w:rsid w:val="3FC53342"/>
    <w:rsid w:val="3FD517EB"/>
    <w:rsid w:val="4003772E"/>
    <w:rsid w:val="402A4225"/>
    <w:rsid w:val="40832703"/>
    <w:rsid w:val="409AEEBC"/>
    <w:rsid w:val="409EEF67"/>
    <w:rsid w:val="40A24483"/>
    <w:rsid w:val="40C45C1A"/>
    <w:rsid w:val="4100559C"/>
    <w:rsid w:val="41323FB9"/>
    <w:rsid w:val="418E2EAD"/>
    <w:rsid w:val="41AC4ED6"/>
    <w:rsid w:val="41CF4E1D"/>
    <w:rsid w:val="41DA521D"/>
    <w:rsid w:val="41E60911"/>
    <w:rsid w:val="41FC40B1"/>
    <w:rsid w:val="4229951A"/>
    <w:rsid w:val="424BBE7B"/>
    <w:rsid w:val="425220B5"/>
    <w:rsid w:val="42BAE734"/>
    <w:rsid w:val="42C23BD9"/>
    <w:rsid w:val="42C297BA"/>
    <w:rsid w:val="42E6CC65"/>
    <w:rsid w:val="42E8E845"/>
    <w:rsid w:val="431EC267"/>
    <w:rsid w:val="43426701"/>
    <w:rsid w:val="439FD75B"/>
    <w:rsid w:val="43B1B884"/>
    <w:rsid w:val="43C8437E"/>
    <w:rsid w:val="43E4544E"/>
    <w:rsid w:val="43ECCFEB"/>
    <w:rsid w:val="44566024"/>
    <w:rsid w:val="4484B8A6"/>
    <w:rsid w:val="448ED761"/>
    <w:rsid w:val="449ADA0C"/>
    <w:rsid w:val="44B80F8B"/>
    <w:rsid w:val="44C883A8"/>
    <w:rsid w:val="44CB80F8"/>
    <w:rsid w:val="44D7B19F"/>
    <w:rsid w:val="4514B9DC"/>
    <w:rsid w:val="4518FBF6"/>
    <w:rsid w:val="45224947"/>
    <w:rsid w:val="45253398"/>
    <w:rsid w:val="45308298"/>
    <w:rsid w:val="454EF84D"/>
    <w:rsid w:val="459C4979"/>
    <w:rsid w:val="45BAD133"/>
    <w:rsid w:val="45CD8976"/>
    <w:rsid w:val="46213424"/>
    <w:rsid w:val="4635E286"/>
    <w:rsid w:val="46368D5A"/>
    <w:rsid w:val="46402B8A"/>
    <w:rsid w:val="46516661"/>
    <w:rsid w:val="465FD059"/>
    <w:rsid w:val="46A1E143"/>
    <w:rsid w:val="46A3171F"/>
    <w:rsid w:val="46C50B0F"/>
    <w:rsid w:val="46CFB1D4"/>
    <w:rsid w:val="46E3D842"/>
    <w:rsid w:val="46E8B262"/>
    <w:rsid w:val="46FEED1A"/>
    <w:rsid w:val="4700E8F8"/>
    <w:rsid w:val="474C6BD1"/>
    <w:rsid w:val="477001D0"/>
    <w:rsid w:val="4795E81A"/>
    <w:rsid w:val="47AE66F1"/>
    <w:rsid w:val="47D25DBB"/>
    <w:rsid w:val="47E15FC7"/>
    <w:rsid w:val="4823EF47"/>
    <w:rsid w:val="482C43FC"/>
    <w:rsid w:val="483150AD"/>
    <w:rsid w:val="485CD45A"/>
    <w:rsid w:val="486EEF19"/>
    <w:rsid w:val="4878325E"/>
    <w:rsid w:val="48C3F2E7"/>
    <w:rsid w:val="48C5967B"/>
    <w:rsid w:val="48DB8811"/>
    <w:rsid w:val="4902E283"/>
    <w:rsid w:val="492DE7C7"/>
    <w:rsid w:val="4938892D"/>
    <w:rsid w:val="49396352"/>
    <w:rsid w:val="49C5D2A0"/>
    <w:rsid w:val="49C98E6C"/>
    <w:rsid w:val="49EADBF7"/>
    <w:rsid w:val="49F6D847"/>
    <w:rsid w:val="4A49B9AE"/>
    <w:rsid w:val="4AD1D9FB"/>
    <w:rsid w:val="4AF05CB6"/>
    <w:rsid w:val="4B526C7E"/>
    <w:rsid w:val="4B5EDE0C"/>
    <w:rsid w:val="4B9E5E71"/>
    <w:rsid w:val="4BACE8CF"/>
    <w:rsid w:val="4BC23427"/>
    <w:rsid w:val="4BE7A7EA"/>
    <w:rsid w:val="4C141188"/>
    <w:rsid w:val="4C309553"/>
    <w:rsid w:val="4C75C4A7"/>
    <w:rsid w:val="4C893537"/>
    <w:rsid w:val="4C98A291"/>
    <w:rsid w:val="4C9DBE9A"/>
    <w:rsid w:val="4CA25D94"/>
    <w:rsid w:val="4CEF6BCF"/>
    <w:rsid w:val="4D9DBC06"/>
    <w:rsid w:val="4DE59665"/>
    <w:rsid w:val="4DEB235D"/>
    <w:rsid w:val="4DFB76AB"/>
    <w:rsid w:val="4E250598"/>
    <w:rsid w:val="4E2876E2"/>
    <w:rsid w:val="4E2CD5B2"/>
    <w:rsid w:val="4EB9E3CA"/>
    <w:rsid w:val="4EC6C7CD"/>
    <w:rsid w:val="4EDFBDE7"/>
    <w:rsid w:val="4EE35AA1"/>
    <w:rsid w:val="4EF0405F"/>
    <w:rsid w:val="4F4D87D5"/>
    <w:rsid w:val="4FB1DD3C"/>
    <w:rsid w:val="4FBE453A"/>
    <w:rsid w:val="4FC0D5F9"/>
    <w:rsid w:val="4FC20A5F"/>
    <w:rsid w:val="500712E3"/>
    <w:rsid w:val="501BB91B"/>
    <w:rsid w:val="50245BA9"/>
    <w:rsid w:val="502F3685"/>
    <w:rsid w:val="50ADEEEC"/>
    <w:rsid w:val="50B93576"/>
    <w:rsid w:val="50C34304"/>
    <w:rsid w:val="50C374DA"/>
    <w:rsid w:val="51038B82"/>
    <w:rsid w:val="510DA159"/>
    <w:rsid w:val="510EB20F"/>
    <w:rsid w:val="5119203A"/>
    <w:rsid w:val="515A159B"/>
    <w:rsid w:val="516EE0D3"/>
    <w:rsid w:val="51B1A930"/>
    <w:rsid w:val="51E57C06"/>
    <w:rsid w:val="51ED4ABE"/>
    <w:rsid w:val="5215C761"/>
    <w:rsid w:val="523CF0FF"/>
    <w:rsid w:val="524927D5"/>
    <w:rsid w:val="526DE4B5"/>
    <w:rsid w:val="52AD089D"/>
    <w:rsid w:val="52D06688"/>
    <w:rsid w:val="52D1EEB8"/>
    <w:rsid w:val="52DC5B0B"/>
    <w:rsid w:val="52EDD138"/>
    <w:rsid w:val="52F80D16"/>
    <w:rsid w:val="5302546F"/>
    <w:rsid w:val="530BB619"/>
    <w:rsid w:val="53250786"/>
    <w:rsid w:val="532D4388"/>
    <w:rsid w:val="5370612A"/>
    <w:rsid w:val="53AA07CE"/>
    <w:rsid w:val="53B197C2"/>
    <w:rsid w:val="53B94A67"/>
    <w:rsid w:val="53D7F23E"/>
    <w:rsid w:val="53DB8E3F"/>
    <w:rsid w:val="53DF9B61"/>
    <w:rsid w:val="5400E5CF"/>
    <w:rsid w:val="54019B55"/>
    <w:rsid w:val="546FB05D"/>
    <w:rsid w:val="54779CE8"/>
    <w:rsid w:val="54AF724F"/>
    <w:rsid w:val="54CDD3D1"/>
    <w:rsid w:val="54E949F2"/>
    <w:rsid w:val="54ECEB58"/>
    <w:rsid w:val="550AF9D5"/>
    <w:rsid w:val="550ED796"/>
    <w:rsid w:val="551F164E"/>
    <w:rsid w:val="553F7F3B"/>
    <w:rsid w:val="559C4F0D"/>
    <w:rsid w:val="55CFA54A"/>
    <w:rsid w:val="55D9462F"/>
    <w:rsid w:val="55F179EC"/>
    <w:rsid w:val="55F19D0A"/>
    <w:rsid w:val="565F8775"/>
    <w:rsid w:val="56E731F1"/>
    <w:rsid w:val="56FE1736"/>
    <w:rsid w:val="570A25D5"/>
    <w:rsid w:val="57246E02"/>
    <w:rsid w:val="574AF83B"/>
    <w:rsid w:val="577E97AD"/>
    <w:rsid w:val="57A34B12"/>
    <w:rsid w:val="57AA2601"/>
    <w:rsid w:val="57B02EC2"/>
    <w:rsid w:val="57B611CC"/>
    <w:rsid w:val="57B692BD"/>
    <w:rsid w:val="57E7768C"/>
    <w:rsid w:val="580554C9"/>
    <w:rsid w:val="5832290E"/>
    <w:rsid w:val="5840C6CB"/>
    <w:rsid w:val="585FAD5D"/>
    <w:rsid w:val="58A6E8A4"/>
    <w:rsid w:val="58C66AB7"/>
    <w:rsid w:val="58E1AAAB"/>
    <w:rsid w:val="5908301D"/>
    <w:rsid w:val="59750D34"/>
    <w:rsid w:val="59A9B2C1"/>
    <w:rsid w:val="59D5EE0A"/>
    <w:rsid w:val="5A118E9D"/>
    <w:rsid w:val="5A28F092"/>
    <w:rsid w:val="5A621E02"/>
    <w:rsid w:val="5A65135A"/>
    <w:rsid w:val="5A967BCB"/>
    <w:rsid w:val="5ADB3BA6"/>
    <w:rsid w:val="5AF30249"/>
    <w:rsid w:val="5AF41F84"/>
    <w:rsid w:val="5AF6045F"/>
    <w:rsid w:val="5B4D141E"/>
    <w:rsid w:val="5B5B5413"/>
    <w:rsid w:val="5BD4F091"/>
    <w:rsid w:val="5C2E0056"/>
    <w:rsid w:val="5C567AA7"/>
    <w:rsid w:val="5C835C70"/>
    <w:rsid w:val="5C8AD21F"/>
    <w:rsid w:val="5CA8125D"/>
    <w:rsid w:val="5CADDBDB"/>
    <w:rsid w:val="5D25EE91"/>
    <w:rsid w:val="5D295177"/>
    <w:rsid w:val="5D2B20E2"/>
    <w:rsid w:val="5D395744"/>
    <w:rsid w:val="5D44AE72"/>
    <w:rsid w:val="5D88DB87"/>
    <w:rsid w:val="5D90842E"/>
    <w:rsid w:val="5D9697C3"/>
    <w:rsid w:val="5DD51FEB"/>
    <w:rsid w:val="5DEB2DE2"/>
    <w:rsid w:val="5E2B7B23"/>
    <w:rsid w:val="5E59AD1A"/>
    <w:rsid w:val="5E64C24D"/>
    <w:rsid w:val="5E7DB3A5"/>
    <w:rsid w:val="5E8F7780"/>
    <w:rsid w:val="5EAAF475"/>
    <w:rsid w:val="5EEC5CD5"/>
    <w:rsid w:val="5EFD74E5"/>
    <w:rsid w:val="5EFDC376"/>
    <w:rsid w:val="5F2499DA"/>
    <w:rsid w:val="5F2D6AAA"/>
    <w:rsid w:val="5F2DEF2D"/>
    <w:rsid w:val="5F3B1473"/>
    <w:rsid w:val="5F4FC514"/>
    <w:rsid w:val="5F64509A"/>
    <w:rsid w:val="5F7B1B17"/>
    <w:rsid w:val="5F8F54E3"/>
    <w:rsid w:val="5FCC5440"/>
    <w:rsid w:val="605083C6"/>
    <w:rsid w:val="607C4F34"/>
    <w:rsid w:val="60882D36"/>
    <w:rsid w:val="60DCCA54"/>
    <w:rsid w:val="60E7565D"/>
    <w:rsid w:val="6100BAE8"/>
    <w:rsid w:val="612EB1F0"/>
    <w:rsid w:val="61361111"/>
    <w:rsid w:val="614C7CCE"/>
    <w:rsid w:val="616E9EC7"/>
    <w:rsid w:val="6170325E"/>
    <w:rsid w:val="61724742"/>
    <w:rsid w:val="618D2B00"/>
    <w:rsid w:val="61A4CB0E"/>
    <w:rsid w:val="61B362E5"/>
    <w:rsid w:val="61CFBA80"/>
    <w:rsid w:val="61E580CE"/>
    <w:rsid w:val="623A775F"/>
    <w:rsid w:val="62518456"/>
    <w:rsid w:val="6269FE61"/>
    <w:rsid w:val="627873FC"/>
    <w:rsid w:val="62DA8E5C"/>
    <w:rsid w:val="62E58B6E"/>
    <w:rsid w:val="62EB12C8"/>
    <w:rsid w:val="62F1ECC1"/>
    <w:rsid w:val="62F47500"/>
    <w:rsid w:val="62F94BE2"/>
    <w:rsid w:val="630FD304"/>
    <w:rsid w:val="6317331E"/>
    <w:rsid w:val="632C802F"/>
    <w:rsid w:val="635A31CF"/>
    <w:rsid w:val="635B54A3"/>
    <w:rsid w:val="63E9351B"/>
    <w:rsid w:val="6416B32F"/>
    <w:rsid w:val="641E2AD8"/>
    <w:rsid w:val="6439D026"/>
    <w:rsid w:val="644913E5"/>
    <w:rsid w:val="64623FB6"/>
    <w:rsid w:val="6475FFD9"/>
    <w:rsid w:val="6482413C"/>
    <w:rsid w:val="64966578"/>
    <w:rsid w:val="649F29C8"/>
    <w:rsid w:val="64ABA365"/>
    <w:rsid w:val="64AEF0BF"/>
    <w:rsid w:val="64CEF76C"/>
    <w:rsid w:val="652659B1"/>
    <w:rsid w:val="65351B0B"/>
    <w:rsid w:val="65397BB3"/>
    <w:rsid w:val="654DAB72"/>
    <w:rsid w:val="65952041"/>
    <w:rsid w:val="65A90A29"/>
    <w:rsid w:val="65B43C1F"/>
    <w:rsid w:val="65BAC780"/>
    <w:rsid w:val="65C4992A"/>
    <w:rsid w:val="65E69321"/>
    <w:rsid w:val="6601B389"/>
    <w:rsid w:val="66350070"/>
    <w:rsid w:val="6638E9D7"/>
    <w:rsid w:val="663E9528"/>
    <w:rsid w:val="667A53F6"/>
    <w:rsid w:val="6685D2EF"/>
    <w:rsid w:val="66877287"/>
    <w:rsid w:val="6698B953"/>
    <w:rsid w:val="66AF6C34"/>
    <w:rsid w:val="66B024F2"/>
    <w:rsid w:val="66B153ED"/>
    <w:rsid w:val="66D48594"/>
    <w:rsid w:val="66E1CC26"/>
    <w:rsid w:val="67363784"/>
    <w:rsid w:val="673D6F84"/>
    <w:rsid w:val="6749873F"/>
    <w:rsid w:val="675697E1"/>
    <w:rsid w:val="676104DF"/>
    <w:rsid w:val="676E338F"/>
    <w:rsid w:val="6775E767"/>
    <w:rsid w:val="677748B6"/>
    <w:rsid w:val="677CF4DB"/>
    <w:rsid w:val="677E8187"/>
    <w:rsid w:val="67C15C62"/>
    <w:rsid w:val="680388BA"/>
    <w:rsid w:val="6810AA6F"/>
    <w:rsid w:val="682396D0"/>
    <w:rsid w:val="68261B0E"/>
    <w:rsid w:val="68345681"/>
    <w:rsid w:val="683B469E"/>
    <w:rsid w:val="684B3C95"/>
    <w:rsid w:val="687410D2"/>
    <w:rsid w:val="68C31A8A"/>
    <w:rsid w:val="68C698B5"/>
    <w:rsid w:val="68D33DDC"/>
    <w:rsid w:val="68D5CE9B"/>
    <w:rsid w:val="68D93FE5"/>
    <w:rsid w:val="68E28A1D"/>
    <w:rsid w:val="6922128D"/>
    <w:rsid w:val="692D337C"/>
    <w:rsid w:val="69345879"/>
    <w:rsid w:val="69746459"/>
    <w:rsid w:val="697FE090"/>
    <w:rsid w:val="69B12B6A"/>
    <w:rsid w:val="69D6580C"/>
    <w:rsid w:val="6A0CECD6"/>
    <w:rsid w:val="6A30402B"/>
    <w:rsid w:val="6A3EEA96"/>
    <w:rsid w:val="6A526162"/>
    <w:rsid w:val="6A6DEA54"/>
    <w:rsid w:val="6A830F2C"/>
    <w:rsid w:val="6AB2BA74"/>
    <w:rsid w:val="6AB79492"/>
    <w:rsid w:val="6ABA1C17"/>
    <w:rsid w:val="6ACC439F"/>
    <w:rsid w:val="6ADF5320"/>
    <w:rsid w:val="6AE837B0"/>
    <w:rsid w:val="6B0162EC"/>
    <w:rsid w:val="6B07A5CF"/>
    <w:rsid w:val="6B17314A"/>
    <w:rsid w:val="6B2EA96A"/>
    <w:rsid w:val="6B51FCBF"/>
    <w:rsid w:val="6B60173D"/>
    <w:rsid w:val="6BDD2C72"/>
    <w:rsid w:val="6BE92A3F"/>
    <w:rsid w:val="6BF1B641"/>
    <w:rsid w:val="6C0C6B73"/>
    <w:rsid w:val="6C345A57"/>
    <w:rsid w:val="6C57CCB0"/>
    <w:rsid w:val="6C874849"/>
    <w:rsid w:val="6CCAF335"/>
    <w:rsid w:val="6CE1C80A"/>
    <w:rsid w:val="6CE37E10"/>
    <w:rsid w:val="6CE3F0A4"/>
    <w:rsid w:val="6D1FE148"/>
    <w:rsid w:val="6D4CA361"/>
    <w:rsid w:val="6D677A95"/>
    <w:rsid w:val="6D84F100"/>
    <w:rsid w:val="6DCEC20F"/>
    <w:rsid w:val="6DE16AAA"/>
    <w:rsid w:val="6E0AA835"/>
    <w:rsid w:val="6E2D225B"/>
    <w:rsid w:val="6E38078F"/>
    <w:rsid w:val="6E419DDC"/>
    <w:rsid w:val="6E4A3708"/>
    <w:rsid w:val="6E58A5C2"/>
    <w:rsid w:val="6E78C296"/>
    <w:rsid w:val="6E87B388"/>
    <w:rsid w:val="6F00C53E"/>
    <w:rsid w:val="6F034AF6"/>
    <w:rsid w:val="6F17B07E"/>
    <w:rsid w:val="6F4D4411"/>
    <w:rsid w:val="6F650FEB"/>
    <w:rsid w:val="6F729869"/>
    <w:rsid w:val="6F81ACD1"/>
    <w:rsid w:val="6FF309CA"/>
    <w:rsid w:val="6FFB493C"/>
    <w:rsid w:val="704BAD11"/>
    <w:rsid w:val="704D69B2"/>
    <w:rsid w:val="7051C08E"/>
    <w:rsid w:val="707EF262"/>
    <w:rsid w:val="708910FB"/>
    <w:rsid w:val="70914732"/>
    <w:rsid w:val="709726E2"/>
    <w:rsid w:val="70CFDF33"/>
    <w:rsid w:val="71474AF5"/>
    <w:rsid w:val="71B6EB12"/>
    <w:rsid w:val="71ED7AC4"/>
    <w:rsid w:val="723AEBB8"/>
    <w:rsid w:val="726FCD08"/>
    <w:rsid w:val="7273FC95"/>
    <w:rsid w:val="72880FB1"/>
    <w:rsid w:val="72AA392B"/>
    <w:rsid w:val="72ABAA24"/>
    <w:rsid w:val="72B424B9"/>
    <w:rsid w:val="72DF284E"/>
    <w:rsid w:val="72F88D9E"/>
    <w:rsid w:val="73036F81"/>
    <w:rsid w:val="733CCC52"/>
    <w:rsid w:val="7386F298"/>
    <w:rsid w:val="738A0360"/>
    <w:rsid w:val="73D46F36"/>
    <w:rsid w:val="73DBB1A9"/>
    <w:rsid w:val="73DF2F34"/>
    <w:rsid w:val="7419B2BA"/>
    <w:rsid w:val="743E90E0"/>
    <w:rsid w:val="7446098C"/>
    <w:rsid w:val="74467169"/>
    <w:rsid w:val="7450C729"/>
    <w:rsid w:val="746B6E2F"/>
    <w:rsid w:val="74A4B47A"/>
    <w:rsid w:val="74C8C2A2"/>
    <w:rsid w:val="74C9B4B5"/>
    <w:rsid w:val="7568D54E"/>
    <w:rsid w:val="756E5685"/>
    <w:rsid w:val="759344B1"/>
    <w:rsid w:val="759F307C"/>
    <w:rsid w:val="75ADF9FB"/>
    <w:rsid w:val="75E1D9ED"/>
    <w:rsid w:val="763BC434"/>
    <w:rsid w:val="7659A714"/>
    <w:rsid w:val="768DE582"/>
    <w:rsid w:val="76FA1AFF"/>
    <w:rsid w:val="7726D62C"/>
    <w:rsid w:val="773461E1"/>
    <w:rsid w:val="77383D2D"/>
    <w:rsid w:val="773EE72D"/>
    <w:rsid w:val="77681DF9"/>
    <w:rsid w:val="779AD016"/>
    <w:rsid w:val="77A99A26"/>
    <w:rsid w:val="77E7BA30"/>
    <w:rsid w:val="77EBE4F7"/>
    <w:rsid w:val="77F8F1AB"/>
    <w:rsid w:val="77FA0A70"/>
    <w:rsid w:val="7806366B"/>
    <w:rsid w:val="781F6E00"/>
    <w:rsid w:val="78226358"/>
    <w:rsid w:val="782544FA"/>
    <w:rsid w:val="782612DA"/>
    <w:rsid w:val="782A7CA0"/>
    <w:rsid w:val="785C1D0F"/>
    <w:rsid w:val="788231E6"/>
    <w:rsid w:val="78F75135"/>
    <w:rsid w:val="79007398"/>
    <w:rsid w:val="790A595C"/>
    <w:rsid w:val="790ADEC6"/>
    <w:rsid w:val="791AEBA8"/>
    <w:rsid w:val="79607914"/>
    <w:rsid w:val="7987BE62"/>
    <w:rsid w:val="79E98E5F"/>
    <w:rsid w:val="79F47E8C"/>
    <w:rsid w:val="7A01E989"/>
    <w:rsid w:val="7A09C7CC"/>
    <w:rsid w:val="7A1D6ACF"/>
    <w:rsid w:val="7A6A9211"/>
    <w:rsid w:val="7A932196"/>
    <w:rsid w:val="7AA0247D"/>
    <w:rsid w:val="7AB8BD7F"/>
    <w:rsid w:val="7AE77831"/>
    <w:rsid w:val="7B24BF20"/>
    <w:rsid w:val="7B31FDCB"/>
    <w:rsid w:val="7B4C0F8C"/>
    <w:rsid w:val="7B65B9E3"/>
    <w:rsid w:val="7B6B3B16"/>
    <w:rsid w:val="7B9C2E33"/>
    <w:rsid w:val="7BF9F6CA"/>
    <w:rsid w:val="7C24CBA6"/>
    <w:rsid w:val="7C346BDF"/>
    <w:rsid w:val="7C9170E8"/>
    <w:rsid w:val="7CBB9E3D"/>
    <w:rsid w:val="7CD4C69A"/>
    <w:rsid w:val="7CEFDF33"/>
    <w:rsid w:val="7D0DA191"/>
    <w:rsid w:val="7D14F731"/>
    <w:rsid w:val="7D1AC764"/>
    <w:rsid w:val="7D5219A9"/>
    <w:rsid w:val="7DB45580"/>
    <w:rsid w:val="7DC7B83D"/>
    <w:rsid w:val="7DCCC17E"/>
    <w:rsid w:val="7E0243FE"/>
    <w:rsid w:val="7E046406"/>
    <w:rsid w:val="7E0F6C18"/>
    <w:rsid w:val="7E576E9E"/>
    <w:rsid w:val="7EB27114"/>
    <w:rsid w:val="7EBCACA0"/>
    <w:rsid w:val="7EE02685"/>
    <w:rsid w:val="7EE59568"/>
    <w:rsid w:val="7F104B35"/>
    <w:rsid w:val="7F150598"/>
    <w:rsid w:val="7F38B62B"/>
    <w:rsid w:val="7F58377C"/>
    <w:rsid w:val="7F6692B9"/>
    <w:rsid w:val="7F78201A"/>
    <w:rsid w:val="7F91325B"/>
    <w:rsid w:val="7FA87F8D"/>
    <w:rsid w:val="7FAD7EC2"/>
    <w:rsid w:val="7FB94241"/>
    <w:rsid w:val="7FD61FA0"/>
    <w:rsid w:val="7FD7E0FB"/>
    <w:rsid w:val="7FF1FE70"/>
    <w:rsid w:val="7FFE3A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18D6B"/>
  <w15:chartTrackingRefBased/>
  <w15:docId w15:val="{AF3D733E-309D-4669-B1F7-F2F09A9AE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DAF"/>
    <w:pPr>
      <w:ind w:left="720"/>
      <w:contextualSpacing/>
    </w:pPr>
  </w:style>
  <w:style w:type="table" w:styleId="TableGrid">
    <w:name w:val="Table Grid"/>
    <w:basedOn w:val="TableNormal"/>
    <w:uiPriority w:val="39"/>
    <w:rsid w:val="00320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209E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904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4C6"/>
  </w:style>
  <w:style w:type="paragraph" w:styleId="Footer">
    <w:name w:val="footer"/>
    <w:basedOn w:val="Normal"/>
    <w:link w:val="FooterChar"/>
    <w:uiPriority w:val="99"/>
    <w:unhideWhenUsed/>
    <w:rsid w:val="007904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4C6"/>
  </w:style>
  <w:style w:type="character" w:styleId="CommentReference">
    <w:name w:val="annotation reference"/>
    <w:basedOn w:val="DefaultParagraphFont"/>
    <w:uiPriority w:val="99"/>
    <w:semiHidden/>
    <w:unhideWhenUsed/>
    <w:rsid w:val="00C75708"/>
    <w:rPr>
      <w:sz w:val="16"/>
      <w:szCs w:val="16"/>
    </w:rPr>
  </w:style>
  <w:style w:type="paragraph" w:styleId="CommentText">
    <w:name w:val="annotation text"/>
    <w:basedOn w:val="Normal"/>
    <w:link w:val="CommentTextChar"/>
    <w:uiPriority w:val="99"/>
    <w:unhideWhenUsed/>
    <w:rsid w:val="00C75708"/>
    <w:pPr>
      <w:spacing w:line="240" w:lineRule="auto"/>
    </w:pPr>
    <w:rPr>
      <w:sz w:val="20"/>
      <w:szCs w:val="20"/>
    </w:rPr>
  </w:style>
  <w:style w:type="character" w:customStyle="1" w:styleId="CommentTextChar">
    <w:name w:val="Comment Text Char"/>
    <w:basedOn w:val="DefaultParagraphFont"/>
    <w:link w:val="CommentText"/>
    <w:uiPriority w:val="99"/>
    <w:rsid w:val="00C75708"/>
    <w:rPr>
      <w:sz w:val="20"/>
      <w:szCs w:val="20"/>
    </w:rPr>
  </w:style>
  <w:style w:type="paragraph" w:styleId="CommentSubject">
    <w:name w:val="annotation subject"/>
    <w:basedOn w:val="CommentText"/>
    <w:next w:val="CommentText"/>
    <w:link w:val="CommentSubjectChar"/>
    <w:uiPriority w:val="99"/>
    <w:semiHidden/>
    <w:unhideWhenUsed/>
    <w:rsid w:val="00C75708"/>
    <w:rPr>
      <w:b/>
      <w:bCs/>
    </w:rPr>
  </w:style>
  <w:style w:type="character" w:customStyle="1" w:styleId="CommentSubjectChar">
    <w:name w:val="Comment Subject Char"/>
    <w:basedOn w:val="CommentTextChar"/>
    <w:link w:val="CommentSubject"/>
    <w:uiPriority w:val="99"/>
    <w:semiHidden/>
    <w:rsid w:val="00C75708"/>
    <w:rPr>
      <w:b/>
      <w:bCs/>
      <w:sz w:val="20"/>
      <w:szCs w:val="20"/>
    </w:rPr>
  </w:style>
  <w:style w:type="character" w:styleId="Hyperlink">
    <w:name w:val="Hyperlink"/>
    <w:basedOn w:val="DefaultParagraphFont"/>
    <w:uiPriority w:val="99"/>
    <w:unhideWhenUsed/>
    <w:rsid w:val="002D4D88"/>
    <w:rPr>
      <w:color w:val="0563C1" w:themeColor="hyperlink"/>
      <w:u w:val="single"/>
    </w:rPr>
  </w:style>
  <w:style w:type="paragraph" w:styleId="NormalWeb">
    <w:name w:val="Normal (Web)"/>
    <w:basedOn w:val="Normal"/>
    <w:uiPriority w:val="99"/>
    <w:semiHidden/>
    <w:unhideWhenUsed/>
    <w:rsid w:val="00E07339"/>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F9193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9174">
      <w:bodyDiv w:val="1"/>
      <w:marLeft w:val="0"/>
      <w:marRight w:val="0"/>
      <w:marTop w:val="0"/>
      <w:marBottom w:val="0"/>
      <w:divBdr>
        <w:top w:val="none" w:sz="0" w:space="0" w:color="auto"/>
        <w:left w:val="none" w:sz="0" w:space="0" w:color="auto"/>
        <w:bottom w:val="none" w:sz="0" w:space="0" w:color="auto"/>
        <w:right w:val="none" w:sz="0" w:space="0" w:color="auto"/>
      </w:divBdr>
    </w:div>
    <w:div w:id="1038555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customXml" Target="ink/ink5.xml"/><Relationship Id="rId42" Type="http://schemas.openxmlformats.org/officeDocument/2006/relationships/image" Target="media/image15.png"/><Relationship Id="rId47" Type="http://schemas.openxmlformats.org/officeDocument/2006/relationships/customXml" Target="ink/ink16.xml"/><Relationship Id="rId63" Type="http://schemas.openxmlformats.org/officeDocument/2006/relationships/customXml" Target="ink/ink24.xml"/><Relationship Id="rId68" Type="http://schemas.openxmlformats.org/officeDocument/2006/relationships/image" Target="media/image28.png"/><Relationship Id="rId84" Type="http://schemas.microsoft.com/office/2011/relationships/people" Target="people.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12.png"/><Relationship Id="rId37" Type="http://schemas.openxmlformats.org/officeDocument/2006/relationships/customXml" Target="ink/ink11.xml"/><Relationship Id="rId53" Type="http://schemas.openxmlformats.org/officeDocument/2006/relationships/customXml" Target="ink/ink19.xml"/><Relationship Id="rId58"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4.png"/><Relationship Id="rId5" Type="http://schemas.openxmlformats.org/officeDocument/2006/relationships/numbering" Target="numbering.xml"/><Relationship Id="rId19" Type="http://schemas.openxmlformats.org/officeDocument/2006/relationships/customXml" Target="ink/ink4.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customXml" Target="ink/ink8.xml"/><Relationship Id="rId30" Type="http://schemas.openxmlformats.org/officeDocument/2006/relationships/image" Target="media/image11.png"/><Relationship Id="rId35" Type="http://schemas.microsoft.com/office/2016/09/relationships/commentsIds" Target="commentsIds.xml"/><Relationship Id="rId43" Type="http://schemas.openxmlformats.org/officeDocument/2006/relationships/customXml" Target="ink/ink14.xml"/><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image" Target="media/image26.png"/><Relationship Id="rId69" Type="http://schemas.openxmlformats.org/officeDocument/2006/relationships/customXml" Target="ink/ink27.xml"/><Relationship Id="rId77" Type="http://schemas.openxmlformats.org/officeDocument/2006/relationships/hyperlink" Target="https://www.ttb.gov/" TargetMode="External"/><Relationship Id="rId8" Type="http://schemas.openxmlformats.org/officeDocument/2006/relationships/webSettings" Target="webSettings.xml"/><Relationship Id="rId51" Type="http://schemas.openxmlformats.org/officeDocument/2006/relationships/customXml" Target="ink/ink18.xml"/><Relationship Id="rId72" Type="http://schemas.openxmlformats.org/officeDocument/2006/relationships/image" Target="media/image30.png"/><Relationship Id="rId80" Type="http://schemas.openxmlformats.org/officeDocument/2006/relationships/image" Target="media/image35.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customXml" Target="ink/ink3.xml"/><Relationship Id="rId25" Type="http://schemas.openxmlformats.org/officeDocument/2006/relationships/customXml" Target="ink/ink7.xml"/><Relationship Id="rId33" Type="http://schemas.openxmlformats.org/officeDocument/2006/relationships/comments" Target="comments.xml"/><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customXml" Target="ink/ink22.xml"/><Relationship Id="rId67" Type="http://schemas.openxmlformats.org/officeDocument/2006/relationships/customXml" Target="ink/ink26.xml"/><Relationship Id="rId20" Type="http://schemas.openxmlformats.org/officeDocument/2006/relationships/image" Target="media/image6.png"/><Relationship Id="rId41" Type="http://schemas.openxmlformats.org/officeDocument/2006/relationships/customXml" Target="ink/ink13.xml"/><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29.png"/><Relationship Id="rId75" Type="http://schemas.openxmlformats.org/officeDocument/2006/relationships/customXml" Target="ink/ink30.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ustomXml" Target="ink/ink2.xml"/><Relationship Id="rId23" Type="http://schemas.openxmlformats.org/officeDocument/2006/relationships/customXml" Target="ink/ink6.xml"/><Relationship Id="rId28" Type="http://schemas.openxmlformats.org/officeDocument/2006/relationships/image" Target="media/image10.png"/><Relationship Id="rId36" Type="http://schemas.microsoft.com/office/2018/08/relationships/commentsExtensible" Target="commentsExtensible.xml"/><Relationship Id="rId49" Type="http://schemas.openxmlformats.org/officeDocument/2006/relationships/customXml" Target="ink/ink17.xml"/><Relationship Id="rId57" Type="http://schemas.openxmlformats.org/officeDocument/2006/relationships/customXml" Target="ink/ink21.xml"/><Relationship Id="rId10" Type="http://schemas.openxmlformats.org/officeDocument/2006/relationships/endnotes" Target="endnotes.xml"/><Relationship Id="rId31" Type="http://schemas.openxmlformats.org/officeDocument/2006/relationships/customXml" Target="ink/ink10.xml"/><Relationship Id="rId44" Type="http://schemas.openxmlformats.org/officeDocument/2006/relationships/image" Target="media/image16.png"/><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customXml" Target="ink/ink25.xml"/><Relationship Id="rId73" Type="http://schemas.openxmlformats.org/officeDocument/2006/relationships/customXml" Target="ink/ink29.xml"/><Relationship Id="rId78" Type="http://schemas.openxmlformats.org/officeDocument/2006/relationships/image" Target="media/image33.png"/><Relationship Id="rId81" Type="http://schemas.openxmlformats.org/officeDocument/2006/relationships/image" Target="media/image36.png"/><Relationship Id="rId86"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ustomXml" Target="ink/ink1.xml"/><Relationship Id="rId18" Type="http://schemas.openxmlformats.org/officeDocument/2006/relationships/image" Target="media/image5.png"/><Relationship Id="rId39" Type="http://schemas.openxmlformats.org/officeDocument/2006/relationships/customXml" Target="ink/ink12.xml"/><Relationship Id="rId34" Type="http://schemas.microsoft.com/office/2011/relationships/commentsExtended" Target="commentsExtended.xml"/><Relationship Id="rId50" Type="http://schemas.openxmlformats.org/officeDocument/2006/relationships/image" Target="media/image19.png"/><Relationship Id="rId55" Type="http://schemas.openxmlformats.org/officeDocument/2006/relationships/customXml" Target="ink/ink20.xml"/><Relationship Id="rId76" Type="http://schemas.openxmlformats.org/officeDocument/2006/relationships/image" Target="media/image32.png"/><Relationship Id="rId7" Type="http://schemas.openxmlformats.org/officeDocument/2006/relationships/settings" Target="settings.xml"/><Relationship Id="rId71" Type="http://schemas.openxmlformats.org/officeDocument/2006/relationships/customXml" Target="ink/ink28.xml"/><Relationship Id="rId2" Type="http://schemas.openxmlformats.org/officeDocument/2006/relationships/customXml" Target="../customXml/item2.xml"/><Relationship Id="rId29" Type="http://schemas.openxmlformats.org/officeDocument/2006/relationships/customXml" Target="ink/ink9.xml"/><Relationship Id="rId24" Type="http://schemas.openxmlformats.org/officeDocument/2006/relationships/image" Target="media/image8.png"/><Relationship Id="rId40" Type="http://schemas.openxmlformats.org/officeDocument/2006/relationships/image" Target="media/image14.png"/><Relationship Id="rId45" Type="http://schemas.openxmlformats.org/officeDocument/2006/relationships/customXml" Target="ink/ink15.xml"/><Relationship Id="rId66" Type="http://schemas.openxmlformats.org/officeDocument/2006/relationships/image" Target="media/image27.png"/><Relationship Id="rId61" Type="http://schemas.openxmlformats.org/officeDocument/2006/relationships/customXml" Target="ink/ink23.xml"/><Relationship Id="rId82"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04:19.669"/>
    </inkml:context>
    <inkml:brush xml:id="br0">
      <inkml:brushProperty name="width" value="0.025" units="cm"/>
      <inkml:brushProperty name="height" value="0.025" units="cm"/>
      <inkml:brushProperty name="color" value="#5B2D90"/>
    </inkml:brush>
  </inkml:definitions>
  <inkml:trace contextRef="#ctx0" brushRef="#br0">303 40 2759 0 0,'-1'0'207'0'0,"-21"2"4168"0"0,18-1-3675 0 0,1-1 1 0 0,-1 0-1 0 0,1 0 0 0 0,-1 0 1 0 0,1 0-1 0 0,-1 0 0 0 0,1-1 1 0 0,0 1-1 0 0,-1-1 0 0 0,-5-2 1 0 0,8 2-515 0 0,0 1 1 0 0,1 0-1 0 0,-1-1 0 0 0,0 1 1 0 0,0 0-1 0 0,0 0 1 0 0,1 0-1 0 0,-1 0 1 0 0,0 0-1 0 0,0 0 1 0 0,0 0-1 0 0,1 0 0 0 0,-1 0 1 0 0,0 0-1 0 0,0 0 1 0 0,0 0-1 0 0,1 1 1 0 0,-1-1-1 0 0,0 0 1 0 0,0 1-1 0 0,1-1 0 0 0,-1 0 1 0 0,0 1-1 0 0,1-1 1 0 0,-1 1-1 0 0,0-1 1 0 0,1 1-1 0 0,-1-1 1 0 0,1 1-1 0 0,-1 0 0 0 0,0 0 1 0 0,-13 29 705 0 0,4-6-500 0 0,-8 3-171 0 0,2 0-1 0 0,0 2 0 0 0,2-1 1 0 0,2 2-1 0 0,-18 59 1 0 0,4-1-73 0 0,18-65-96 0 0,0 2 1 0 0,2-1-1 0 0,1 1 0 0 0,1-1 0 0 0,-2 28 0 0 0,8-40-52 0 0,4-23 0 0 0,-1 0 0 0 0,127-303 151 0 0,-77 180-110 0 0,-38 91-41 0 0,20-45 0 0 0,-46 136 544 0 0,-64 134-49 0 0,11-30-166 0 0,41-89-165 0 0,-19 50 0 0 0,37-107-164 0 0</inkml:trace>
  <inkml:trace contextRef="#ctx0" brushRef="#br0" timeOffset="361.52">63 565 25967 0 0,'-1'0'0'0'0,"1"0"0"0"0,-1 0 0 0 0,1 0 0 0 0,-1 0 0 0 0,0 0 0 0 0,1 0 0 0 0,-1-1 0 0 0,1 1 0 0 0,-1 0 0 0 0,1 0 0 0 0,-1-1 0 0 0,1 1 0 0 0,-1 0 0 0 0,1 0 0 0 0,-1-1 0 0 0,1 1 0 0 0,-1-1 0 0 0,1 1 0 0 0,-1 0 0 0 0,1-1 0 0 0,0 1 0 0 0,-1-1 0 0 0,1 1 0 0 0,-1-1 0 0 0,1 1 0 0 0,0-1 0 0 0,0 1 0 0 0,-1-1 1 0 0,1 0-1 0 0,0 0 0 0 0,0-2 5 0 0,0 0 0 0 0,0 0 1 0 0,0 0-1 0 0,0 0 1 0 0,0-1-1 0 0,1 1 1 0 0,1-5-1 0 0,13-41 428 0 0,32-68-1 0 0,-22 59-374 0 0,20-73-1 0 0,-45 131-57 0 0,1 0 0 0 0,-1-1 0 0 0,0 1 1 0 0,0-1-1 0 0,1 0 0 0 0,-1 1 0 0 0,0-1 0 0 0,0 1 0 0 0,0-1 0 0 0,0 1 0 0 0,0-1 0 0 0,0 1 0 0 0,0-1 1 0 0,0 0-1 0 0,0 1 0 0 0,0-1 0 0 0,0 1 0 0 0,0-1 0 0 0,0 1 0 0 0,0-1 0 0 0,0 0 0 0 0,-1 1 1 0 0,1-1-1 0 0,0 1 0 0 0,0-1 0 0 0,-1 1 0 0 0,0-1 0 0 0,-11 8 88 0 0,-14 22 102 0 0,8 0-99 0 0,1 0 0 0 0,2 1 0 0 0,1 1 0 0 0,-14 43-1 0 0,11-18-61 0 0,-16 98-1 0 0,32-148-25 0 0,1 0 0 0 0,-1 1-1 0 0,1-1 1 0 0,0 0 0 0 0,0 1 0 0 0,3 11 0 0 0,-3-17-18 0 0,0-1 0 0 0,0 1 0 0 0,1 0 0 0 0,-1 0 0 0 0,0 0 0 0 0,1 0 0 0 0,-1 0 0 0 0,1-1 0 0 0,-1 1 0 0 0,1 0 0 0 0,-1 0 0 0 0,1-1 0 0 0,0 1 0 0 0,-1 0 0 0 0,1-1 0 0 0,0 1 1 0 0,-1-1-1 0 0,1 1 0 0 0,0-1 0 0 0,0 1 0 0 0,1 0 0 0 0,-1-1-43 0 0,0 0 0 0 0,1 0 0 0 0,-1 0 1 0 0,1 0-1 0 0,-1 0 0 0 0,0-1 0 0 0,1 1 0 0 0,-1 0 0 0 0,1-1 1 0 0,-1 1-1 0 0,0-1 0 0 0,1 1 0 0 0,-1-1 0 0 0,0 0 0 0 0,0 1 1 0 0,1-1-1 0 0,-1 0 0 0 0,1-1 0 0 0,3-2-197 0 0,4-3-428 0 0,1 0 1 0 0,0 1-1 0 0,20-9 1 0 0,-15 9-77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0:20.395"/>
    </inkml:context>
    <inkml:brush xml:id="br0">
      <inkml:brushProperty name="width" value="0.025" units="cm"/>
      <inkml:brushProperty name="height" value="0.025" units="cm"/>
      <inkml:brushProperty name="color" value="#5B2D90"/>
    </inkml:brush>
  </inkml:definitions>
  <inkml:trace contextRef="#ctx0" brushRef="#br0">54 49 919 0 0,'1'-4'281'0'0,"-1"0"0"0"0,1 0-1 0 0,-1-1 1 0 0,0 1 0 0 0,-1 0-1 0 0,0-7 1 0 0,1 11-153 0 0,0-1 0 0 0,0 0 0 0 0,-1 1 0 0 0,1-1 0 0 0,0 1 0 0 0,0-1 0 0 0,-1 0-1 0 0,1 1 1 0 0,0-1 0 0 0,-1 1 0 0 0,1-1 0 0 0,0 1 0 0 0,-1-1 0 0 0,1 1 0 0 0,-1-1 0 0 0,1 1 0 0 0,-1-1 0 0 0,1 1 0 0 0,-1 0 0 0 0,1-1 0 0 0,-1 1-1 0 0,0 0 1 0 0,1 0 0 0 0,-1-1 0 0 0,1 1 0 0 0,-1 0 0 0 0,0 0 0 0 0,1 0 0 0 0,-1 0 0 0 0,0 0 0 0 0,1-1 0 0 0,-1 1 0 0 0,0 0 0 0 0,1 1 0 0 0,-1-1 0 0 0,0 0-1 0 0,1 0 1 0 0,-1 0 0 0 0,1 0 0 0 0,-1 0 0 0 0,0 1 0 0 0,1-1 0 0 0,-1 0 0 0 0,1 1 0 0 0,-1-1 0 0 0,1 0 0 0 0,-2 1 0 0 0,-8 6 1282 0 0,9-6-1301 0 0,1-1 1 0 0,0 1-1 0 0,-1-1 1 0 0,1 1 0 0 0,-1-1-1 0 0,1 0 1 0 0,-1 1-1 0 0,1-1 1 0 0,0 0 0 0 0,-1 1-1 0 0,1-1 1 0 0,-1 0-1 0 0,0 1 1 0 0,1-1 0 0 0,-1 0-1 0 0,1 0 1 0 0,-1 0-1 0 0,1 0 1 0 0,-1 0-1 0 0,0 0 1 0 0,1 1 0 0 0,-1-1-1 0 0,1 0 1 0 0,-1-1-1 0 0,1 1 1 0 0,-1 0 0 0 0,0 0-1 0 0,1 0 1 0 0,-1 0-1 0 0,1 0 1 0 0,-1 0-1 0 0,1-1 1 0 0,-2 0 0 0 0,12 3 5913 0 0,-7-2-5822 0 0,0 1 1 0 0,0 0-1 0 0,-1 0 0 0 0,1 0 1 0 0,0 0-1 0 0,0 0 1 0 0,-1 1-1 0 0,4 1 1 0 0,2 3 34 0 0,0-1 0 0 0,1 0 1 0 0,-1 0-1 0 0,1-1 1 0 0,0 0-1 0 0,11 3 1 0 0,-7-2 70 0 0,0 0 1 0 0,15 9 0 0 0,-17-7-144 0 0,2 1 77 0 0,-1-1-1 0 0,1 0 1 0 0,19 6-1 0 0,-26-11-177 0 0,-1-1 0 0 0,0 0 0 0 0,1 0 0 0 0,-1 0 0 0 0,0-1 0 0 0,1 0 0 0 0,-1 0 0 0 0,1 0 0 0 0,-1 0 0 0 0,1-1 0 0 0,-1 0 0 0 0,10-3 0 0 0,12-5 210 0 0,94-25 530 0 0,-104 30-710 0 0,0 2-1 0 0,0 0 1 0 0,0 1-1 0 0,1 0 1 0 0,22 4-1 0 0,47 9 369 0 0,-48-5-25 0 0,1-2-1 0 0,67 0 1 0 0,-84-4-354 0 0,-1 0 0 0 0,1 2-1 0 0,-1 0 1 0 0,1 2 0 0 0,22 7 0 0 0,-18-5 66 0 0,0-1 1 0 0,42 5-1 0 0,-54-11-94 0 0,-1-1 1 0 0,1 0-1 0 0,-1-1 1 0 0,17-4-1 0 0,-20 3-27 0 0,0 0-1 0 0,0 1 1 0 0,0 1 0 0 0,1 0-1 0 0,-1 1 1 0 0,1 0 0 0 0,-1 0-1 0 0,14 3 1 0 0,-10 1 148 0 0,1 0 0 0 0,0-1 0 0 0,0-1 0 0 0,1-1 0 0 0,-1 0 0 0 0,0-1 0 0 0,24-3 0 0 0,4-5-175 0 0,-17 2 0 0 0,43-2 0 0 0,-62 7 0 0 0,0 1 0 0 0,1 1 0 0 0,-1-1 0 0 0,0 1 0 0 0,0 1 0 0 0,0 0 0 0 0,0 0 0 0 0,0 0 0 0 0,12 6 0 0 0,-5 1 0 0 0,-14-7 0 0 0,1-1 0 0 0,0 0 0 0 0,-1 0 0 0 0,1 0 0 0 0,0 0 0 0 0,0 0 0 0 0,0 0 0 0 0,-1 0 0 0 0,1 0 0 0 0,0-1 0 0 0,0 1 0 0 0,0-1 0 0 0,0 1 0 0 0,0-1 0 0 0,1 0 0 0 0,-1 0 0 0 0,0 0 0 0 0,0 0 0 0 0,0 0 0 0 0,3-1 0 0 0,-5 1-4 0 0,0 0 1 0 0,0 0-1 0 0,0 0 1 0 0,0 0-1 0 0,-1-1 1 0 0,1 1-1 0 0,0 0 1 0 0,0 0-1 0 0,0 0 1 0 0,0 0-1 0 0,0 0 1 0 0,-1 0-1 0 0,1-1 1 0 0,0 1-1 0 0,0 0 1 0 0,0 0-1 0 0,0 0 1 0 0,0 0-1 0 0,0-1 1 0 0,0 1-1 0 0,0 0 1 0 0,0 0-1 0 0,-1 0 1 0 0,1 0-1 0 0,0-1 1 0 0,0 1-1 0 0,0 0 1 0 0,0 0-1 0 0,0 0 0 0 0,0-1 1 0 0,0 1-1 0 0,0 0 1 0 0,0 0-1 0 0,0 0 1 0 0,1-1-1 0 0,-1 1 1 0 0,0 0-1 0 0,0 0 1 0 0,0 0-1 0 0,0 0 1 0 0,0-1-1 0 0,0 1 1 0 0,0 0-1 0 0,0 0 1 0 0,0 0-1 0 0,1 0 1 0 0,-1 0-1 0 0,0-1 1 0 0,0 1-1 0 0,0 0 1 0 0,0 0-1 0 0,0 0 1 0 0,1 0-1 0 0,-1 0 1 0 0,-17-5-629 0 0,16 5 497 0 0,-36-8-4366 0 0,24 4 3402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20:41.981"/>
    </inkml:context>
    <inkml:brush xml:id="br0">
      <inkml:brushProperty name="width" value="0.025" units="cm"/>
      <inkml:brushProperty name="height" value="0.025" units="cm"/>
      <inkml:brushProperty name="color" value="#5B2D90"/>
    </inkml:brush>
  </inkml:definitions>
  <inkml:trace contextRef="#ctx0" brushRef="#br0">802 11 7831 0 0,'-2'5'1652'0'0,"-1"-1"-1"0"0,0 1 1 0 0,0-1-1 0 0,-6 8 0 0 0,7-10-1343 0 0,0 0 0 0 0,0-1 0 0 0,0 1-1 0 0,0 0 1 0 0,0-1 0 0 0,0 0 0 0 0,0 1 0 0 0,-1-1-1 0 0,1 0 1 0 0,0 0 0 0 0,-1-1 0 0 0,1 1 0 0 0,-1 0-1 0 0,1-1 1 0 0,-1 1 0 0 0,1-1 0 0 0,-4 0 0 0 0,-68-2 1702 0 0,48 0-1611 0 0,0 1-1 0 0,0 1 0 0 0,0 2 1 0 0,0 0-1 0 0,-51 13 1 0 0,41-6 103 0 0,-48 6 1 0 0,-5 1-148 0 0,66-11-245 0 0,1 2 0 0 0,0 0 0 0 0,-28 13 0 0 0,41-16-86 0 0,1 1 1 0 0,-1 0-1 0 0,1 1 1 0 0,0-1-1 0 0,1 2 1 0 0,0-1-1 0 0,0 1 1 0 0,0 0-1 0 0,1 0 1 0 0,-10 15-1 0 0,10-11-16 0 0,1-1 0 0 0,0 1 0 0 0,0 0 0 0 0,1 1 0 0 0,1-1-1 0 0,0 1 1 0 0,1 0 0 0 0,0 0 0 0 0,-1 15 0 0 0,3-9 2 0 0,0 0 0 0 0,0 0 1 0 0,2-1-1 0 0,0 1 0 0 0,9 30 0 0 0,-6-32 1 0 0,1 0 1 0 0,0-1-1 0 0,1 1 1 0 0,1-1-1 0 0,0 0 0 0 0,1-1 1 0 0,0 0-1 0 0,2-1 0 0 0,-1 0 1 0 0,2 0-1 0 0,0-1 0 0 0,0 0 1 0 0,1-1-1 0 0,0-1 1 0 0,1 0-1 0 0,0-1 0 0 0,1-1 1 0 0,28 13-1 0 0,-21-12 64 0 0,-18-7-6 0 0,11 3-16 0 0,5 2-40 0 0,54 14 108 0 0,-70-20-21 0 0,12 2-11 0 0,49 9-2 0 0,-48-9-6 0 0,3 0-1 0 0,95 12 77 0 0,-38-5-85 0 0,42 3 83 0 0,-27-6-86 0 0,31 2 75 0 0,-21-3-53 0 0,-37-3-59 0 0,-30-3 43 0 0,40-2-6 0 0,-36 1-5 0 0,42-3 0 0 0,-42 2 1 0 0,73-8 78 0 0,-2 2 5 0 0,-38 2-56 0 0,-34 2 4 0 0,42-6 0 0 0,-40 4 4 0 0,40-8 17 0 0,-42 6 10 0 0,-17 4-84 0 0,63-17 194 0 0,12-6 316 0 0,-11 2 29 0 0,-7 2-488 0 0,33-11-43 0 0,-43 11-43 0 0,2-4-8 0 0,-31 9 0 0 0,55-33 0 0 0,-74 39 0 0 0,-1-1 0 0 0,-1-1 0 0 0,0-1 0 0 0,25-26 0 0 0,-41 39 0 0 0,-1 0 0 0 0,1 0 0 0 0,0 0 0 0 0,-1 0 0 0 0,0 0 0 0 0,1 0 0 0 0,-1-1 0 0 0,0 1 0 0 0,0 0 0 0 0,0-1 0 0 0,0 1 0 0 0,-1-1 0 0 0,1 1 0 0 0,-1-1 0 0 0,1 1 0 0 0,-1-1 0 0 0,0 1 0 0 0,0-1 0 0 0,0 1 0 0 0,0-1 0 0 0,-1 1 0 0 0,1-1 0 0 0,-1 1 0 0 0,1-1 0 0 0,-2-3 0 0 0,-1 1 0 0 0,0 0 0 0 0,0 0 0 0 0,-1 0 0 0 0,1 1 0 0 0,-1-1 0 0 0,0 1 0 0 0,0 0 0 0 0,0 0 0 0 0,-1 0 0 0 0,-6-4 0 0 0,-43-25 0 0 0,-107-51 0 0 0,141 75 0 0 0,-34-13 0 0 0,-97-27 0 0 0,95 33 0 0 0,-230-50 0 0 0,169 41 0 0 0,49 12 0 0 0,0 3 0 0 0,0 2 0 0 0,-1 4 0 0 0,1 2 0 0 0,-1 4 0 0 0,0 2 0 0 0,-91 19 0 0 0,78-4 0 0 0,-87 35 0 0 0,92-28 0 0 0,-113 24 0 0 0,150-42-85 0 0,-1-3 0 0 0,0-1 1 0 0,-1-2-1 0 0,-58-4 0 0 0,99 2 58 0 0,1 0 1 0 0,0 0-1 0 0,0 0 1 0 0,0 0-1 0 0,-1 0 1 0 0,1 0-1 0 0,0 0 1 0 0,0 0-1 0 0,-1 0 1 0 0,1 0-1 0 0,0 0 1 0 0,0 0-1 0 0,0 0 0 0 0,-1 0 1 0 0,1-1-1 0 0,0 1 1 0 0,0 0-1 0 0,0 0 1 0 0,0 0-1 0 0,-1 0 1 0 0,1 0-1 0 0,0 0 1 0 0,0-1-1 0 0,0 1 1 0 0,0 0-1 0 0,0 0 1 0 0,-1 0-1 0 0,1 0 0 0 0,0-1 1 0 0,0 1-1 0 0,0 0 1 0 0,0 0-1 0 0,0 0 1 0 0,0-1-1 0 0,0 1 1 0 0,0 0-1 0 0,0 0 1 0 0,4-8-966 0 0,14-7-708 0 0,2 1-1165 0 0,7-3-6586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6:20.664"/>
    </inkml:context>
    <inkml:brush xml:id="br0">
      <inkml:brushProperty name="width" value="0.025" units="cm"/>
      <inkml:brushProperty name="height" value="0.025" units="cm"/>
      <inkml:brushProperty name="color" value="#5B2D90"/>
    </inkml:brush>
  </inkml:definitions>
  <inkml:trace contextRef="#ctx0" brushRef="#br0">112 2068 6143 0 0,'-3'-1'628'0'0,"1"0"-1"0"0,-1 0 1 0 0,0 1-1 0 0,0-1 1 0 0,0 1 0 0 0,1 0-1 0 0,-1-1 1 0 0,0 1-1 0 0,0 1 1 0 0,0-1-1 0 0,1 0 1 0 0,-1 1-1 0 0,0-1 1 0 0,0 1-1 0 0,1 0 1 0 0,-1 0-1 0 0,0 0 1 0 0,1 0-1 0 0,-3 2 1 0 0,1 0-353 0 0,1-1 0 0 0,-1 1 0 0 0,1 0 0 0 0,0 1 0 0 0,0-1 0 0 0,0 0 1 0 0,1 1-1 0 0,-1 0 0 0 0,1-1 0 0 0,0 1 0 0 0,-3 5 0 0 0,2-1-242 0 0,0 1-1 0 0,0-1 1 0 0,1 1-1 0 0,0-1 0 0 0,0 1 1 0 0,1 0-1 0 0,0 0 1 0 0,1-1-1 0 0,0 1 1 0 0,0 0-1 0 0,3 14 0 0 0,-2-18 2 0 0,0 1 0 0 0,1-1 0 0 0,0 0-1 0 0,1 0 1 0 0,-1 0 0 0 0,1 0 0 0 0,0 0-1 0 0,0 0 1 0 0,7 7 0 0 0,-8-10-15 0 0,0 0 0 0 0,0 0-1 0 0,0 0 1 0 0,0 0 0 0 0,1-1 0 0 0,-1 1 0 0 0,1-1 0 0 0,-1 1 0 0 0,1-1 0 0 0,-1 0 0 0 0,1 0 0 0 0,0 0 0 0 0,0-1 0 0 0,-1 1 0 0 0,1 0 0 0 0,0-1-1 0 0,0 0 1 0 0,0 0 0 0 0,0 0 0 0 0,3 0 0 0 0,-1 0 7 0 0,-1-1 0 0 0,1 1 0 0 0,-1-1 0 0 0,1 0 0 0 0,-1 0-1 0 0,1 0 1 0 0,-1 0 0 0 0,0-1 0 0 0,1 0 0 0 0,-1 0 0 0 0,0 0 0 0 0,0-1 0 0 0,0 1-1 0 0,-1-1 1 0 0,1 0 0 0 0,-1 0 0 0 0,1 0 0 0 0,-1 0 0 0 0,0-1 0 0 0,0 1 0 0 0,3-7-1 0 0,0 1 32 0 0,-1 0-1 0 0,0 0 0 0 0,-1-1 1 0 0,0 1-1 0 0,-1-1 0 0 0,5-19 1 0 0,-4 3 148 0 0,3-39 1 0 0,-6 55-188 0 0,-2-1-1 0 0,0 1 1 0 0,0 0 0 0 0,0 0 0 0 0,-2-1 0 0 0,1 1 0 0 0,-7-16-1 0 0,6 19-13 0 0,0 0 0 0 0,0 1 0 0 0,0-1 0 0 0,-1 1 0 0 0,0 0 0 0 0,0 0 0 0 0,-1 0 0 0 0,1 1 0 0 0,-1-1 0 0 0,0 1 0 0 0,-10-7 0 0 0,13 11 2 0 0,0 0-1 0 0,0 0 0 0 0,0 0 0 0 0,0 0 0 0 0,0 0 0 0 0,0 1 0 0 0,0-1 0 0 0,-1 1 0 0 0,1-1 0 0 0,0 1 0 0 0,0 0 0 0 0,-1 0 1 0 0,1 0-1 0 0,0 0 0 0 0,0 0 0 0 0,-1 1 0 0 0,1-1 0 0 0,0 1 0 0 0,0-1 0 0 0,0 1 0 0 0,0 0 0 0 0,-1 0 0 0 0,1 0 0 0 0,0 0 1 0 0,1 0-1 0 0,-1 0 0 0 0,0 1 0 0 0,-2 1 0 0 0,-5 5 27 0 0,1 0 1 0 0,0 0-1 0 0,1 0 1 0 0,-9 13-1 0 0,12-15-11 0 0,1-2-38 0 0,0 1-1 0 0,1 0 1 0 0,-1-1-1 0 0,1 1 0 0 0,0 1 1 0 0,1-1-1 0 0,-1 0 1 0 0,1 0-1 0 0,0 0 1 0 0,0 1-1 0 0,1-1 1 0 0,-1 1-1 0 0,1-1 1 0 0,1 0-1 0 0,-1 1 1 0 0,1-1-1 0 0,1 8 0 0 0,-1-11-22 0 0,-1 1-1 0 0,1-1 0 0 0,0 0 0 0 0,0 0 0 0 0,0 0 0 0 0,0 0 0 0 0,1 0 0 0 0,-1 0 0 0 0,0 0 0 0 0,1 0 0 0 0,-1 0 0 0 0,1 0 0 0 0,0-1 0 0 0,0 1 0 0 0,0-1 0 0 0,3 3 0 0 0,-2-3-16 0 0,-1 0-1 0 0,1 0 1 0 0,0 0-1 0 0,-1-1 1 0 0,1 0-1 0 0,-1 1 1 0 0,1-1-1 0 0,0 0 1 0 0,0 0-1 0 0,-1 0 1 0 0,1 0-1 0 0,0-1 1 0 0,-1 1-1 0 0,1-1 1 0 0,-1 0 0 0 0,1 0-1 0 0,-1 1 1 0 0,4-3-1 0 0,38-21-2546 0 0,-32 17-4776 0 0</inkml:trace>
  <inkml:trace contextRef="#ctx0" brushRef="#br0" timeOffset="539">478 1787 3679 0 0,'-2'9'1531'0'0,"0"1"-1"0"0,0-1 0 0 0,1 1 1 0 0,0 0-1 0 0,0-1 0 0 0,2 17 0 0 0,11 61 5768 0 0,-7-54-7597 0 0,12 64 990 0 0,5-1 0 0 0,43 123 0 0 0,-60-206-680 0 0,0-1-1 0 0,0 0 1 0 0,2 0 0 0 0,-1 0-1 0 0,17 20 1 0 0,-29-50-119 0 0,1 0 0 0 0,-3-19 0 0 0,1 4 24 0 0,-16-63 72 0 0,-17-74-29 0 0,33 131 43 0 0,1 0 0 0 0,1-52 0 0 0,5 68 142 0 0,1-1-1 0 0,1 0 0 0 0,7-30 0 0 0,-7 47-48 0 0,-1-1 1 0 0,2 1-1 0 0,-1 0 1 0 0,1 0 0 0 0,0 0-1 0 0,0 0 1 0 0,1 1 0 0 0,0-1-1 0 0,0 1 1 0 0,0 0 0 0 0,1 0-1 0 0,0 0 1 0 0,0 1-1 0 0,8-6 1 0 0,-11 9-58 0 0,0 0 1 0 0,0 1-1 0 0,0-1 0 0 0,0 1 0 0 0,1 0 0 0 0,-1 0 1 0 0,1 0-1 0 0,-1 0 0 0 0,1 0 0 0 0,-1 1 0 0 0,1-1 1 0 0,-1 1-1 0 0,1-1 0 0 0,0 1 0 0 0,-1 0 0 0 0,1 0 1 0 0,3 0-1 0 0,-4 1-21 0 0,0 0 1 0 0,0-1-1 0 0,0 1 1 0 0,0 0-1 0 0,0 0 0 0 0,0 0 1 0 0,-1 1-1 0 0,1-1 1 0 0,0 0-1 0 0,-1 1 1 0 0,1-1-1 0 0,-1 1 1 0 0,1-1-1 0 0,-1 1 0 0 0,0 0 1 0 0,3 3-1 0 0,-1 1-2 0 0,0 1-1 0 0,-1 0 0 0 0,1-1 0 0 0,-1 1 0 0 0,0 0 1 0 0,-1 0-1 0 0,0 1 0 0 0,0-1 0 0 0,0 0 0 0 0,-1 0 1 0 0,-1 9-1 0 0,-4 21-162 0 0,-2 0-1 0 0,-2-1 1 0 0,-1 1 0 0 0,-2-2 0 0 0,-2 1 0 0 0,-22 42-1 0 0,31-72-359 0 0,3-6-408 0 0,4-4-1510 0 0</inkml:trace>
  <inkml:trace contextRef="#ctx0" brushRef="#br0" timeOffset="992.54">819 1869 13359 0 0,'0'2'147'0'0,"0"-1"0"0"0,-1 1 0 0 0,1 0 0 0 0,0 0 0 0 0,0-1 0 0 0,0 1 0 0 0,1 0-1 0 0,-1 0 1 0 0,0-1 0 0 0,1 1 0 0 0,-1 0 0 0 0,1-1 0 0 0,0 1 0 0 0,-1 0 0 0 0,1-1 0 0 0,0 1-1 0 0,0-1 1 0 0,1 3 0 0 0,0-3 29 0 0,-1-1-1 0 0,0 1 1 0 0,1 0-1 0 0,-1 0 1 0 0,1 0-1 0 0,-1-1 1 0 0,1 1-1 0 0,-1-1 0 0 0,1 1 1 0 0,0-1-1 0 0,-1 0 1 0 0,1 0-1 0 0,-1 0 1 0 0,1 0-1 0 0,0 0 1 0 0,-1 0-1 0 0,1 0 1 0 0,0 0-1 0 0,-1 0 1 0 0,4-2-1 0 0,0 1-2 0 0,0-1 0 0 0,0 0 0 0 0,0-1 0 0 0,0 1 0 0 0,-1-1-1 0 0,1 0 1 0 0,-1 0 0 0 0,1 0 0 0 0,-1-1 0 0 0,0 0 0 0 0,0 1 0 0 0,-1-1 0 0 0,6-8-1 0 0,1-1-101 0 0,-2 0-1 0 0,0-1 0 0 0,10-21 0 0 0,-15 26-39 0 0,0-1-1 0 0,0 1 0 0 0,-1 0 0 0 0,0-1 1 0 0,1-17-1 0 0,-3 22-16 0 0,1-1-1 0 0,-1 0 1 0 0,-1 0-1 0 0,1 1 1 0 0,-1-1-1 0 0,0 0 1 0 0,0 1-1 0 0,-1-1 1 0 0,0 1 0 0 0,-4-11-1 0 0,5 15-9 0 0,1 0 1 0 0,0 0-1 0 0,-1 0 0 0 0,1 0 1 0 0,-1 0-1 0 0,0 1 0 0 0,1-1 0 0 0,-1 0 1 0 0,0 0-1 0 0,1 0 0 0 0,-1 1 1 0 0,0-1-1 0 0,0 1 0 0 0,0-1 1 0 0,1 0-1 0 0,-1 1 0 0 0,0-1 0 0 0,0 1 1 0 0,0 0-1 0 0,0-1 0 0 0,0 1 1 0 0,0 0-1 0 0,0 0 0 0 0,0-1 0 0 0,0 1 1 0 0,0 0-1 0 0,0 0 0 0 0,0 0 1 0 0,0 0-1 0 0,0 0 0 0 0,0 0 0 0 0,0 1 1 0 0,0-1-1 0 0,0 0 0 0 0,0 0 1 0 0,0 1-1 0 0,0-1 0 0 0,0 1 0 0 0,0-1 1 0 0,0 1-1 0 0,0-1 0 0 0,0 1 1 0 0,1-1-1 0 0,-1 1 0 0 0,0 0 1 0 0,0 0-1 0 0,1-1 0 0 0,-1 1 0 0 0,0 0 1 0 0,0 1-1 0 0,-3 4 16 0 0,-1-1 0 0 0,1 1 1 0 0,1 0-1 0 0,-1 1 0 0 0,-4 12 0 0 0,0 1 0 0 0,2 0 0 0 0,0 0 0 0 0,1 1-1 0 0,1 0 1 0 0,1 0 0 0 0,0 43 0 0 0,3-62-15 0 0,0 0 0 0 0,1 1 0 0 0,-1-1 0 0 0,1 0 0 0 0,-1 1 1 0 0,1-1-1 0 0,0 0 0 0 0,0 0 0 0 0,0 1 0 0 0,0-1 0 0 0,0 0 0 0 0,1 0 0 0 0,-1 0 1 0 0,0 0-1 0 0,1-1 0 0 0,0 1 0 0 0,-1 0 0 0 0,1-1 0 0 0,0 1 0 0 0,0-1 0 0 0,0 1 1 0 0,0-1-1 0 0,0 0 0 0 0,0 0 0 0 0,0 0 0 0 0,3 1 0 0 0,-2-1-2 0 0,1 0 0 0 0,-1 0 0 0 0,1-1 0 0 0,-1 1 0 0 0,0-1 0 0 0,1 0 0 0 0,-1 1 0 0 0,1-2 0 0 0,-1 1 0 0 0,1 0 0 0 0,-1-1 0 0 0,1 1 0 0 0,-1-1 0 0 0,0 0 0 0 0,0 0 0 0 0,1-1 0 0 0,3-2 0 0 0,7-4 20 0 0,-1-2 1 0 0,-1 0-1 0 0,0 0 1 0 0,0-2-1 0 0,-1 1 0 0 0,0-1 1 0 0,-1-1-1 0 0,-1 0 1 0 0,0 0-1 0 0,0-1 1 0 0,8-19-1 0 0,5-18 129 0 0,31-100 0 0 0,-52 147-144 0 0,3-11-21 0 0,-1 4 262 0 0,0 28 56 0 0,-3-16-297 0 0,2 29 208 0 0,1 0 1 0 0,8 34 0 0 0,-10-56-220 0 0,1-1 0 0 0,0 0 1 0 0,0 0-1 0 0,1 0 0 0 0,0 0 1 0 0,1 0-1 0 0,-1-1 0 0 0,1 1 1 0 0,0-1-1 0 0,1 0 0 0 0,-1 0 1 0 0,1-1-1 0 0,1 0 0 0 0,8 8 1 0 0,-11-11-31 0 0,-1-1 0 0 0,1 1 1 0 0,0-1-1 0 0,0 0 0 0 0,0 0 1 0 0,0 0-1 0 0,0 0 1 0 0,0-1-1 0 0,1 1 0 0 0,-1-1 1 0 0,0 0-1 0 0,0 0 0 0 0,5 0 1 0 0,0-1-554 0 0,0-1 0 0 0,0 1 1 0 0,0-1-1 0 0,9-4 0 0 0,2-2-7343 0 0</inkml:trace>
  <inkml:trace contextRef="#ctx0" brushRef="#br0" timeOffset="1520.87">1674 1394 6911 0 0,'-14'-24'1823'0'0,"-22"-35"2346"0"0,32 54-3728 0 0,0 0 0 0 0,-1 0 0 0 0,1 0 0 0 0,-1 0 0 0 0,0 1 0 0 0,0 0 0 0 0,0 0 1 0 0,-7-4-1 0 0,11 8-321 0 0,0-1 0 0 0,-1 0 0 0 0,1 1 0 0 0,-1-1 0 0 0,1 1-1 0 0,-1-1 1 0 0,1 1 0 0 0,-1-1 0 0 0,1 1 0 0 0,-1 0 0 0 0,1 0 0 0 0,-1 0 0 0 0,1 0 0 0 0,-1 0 0 0 0,1 0 0 0 0,-1 1 0 0 0,1-1 0 0 0,-1 0 0 0 0,1 1 0 0 0,-3 0 0 0 0,1 1 4 0 0,1-1 0 0 0,0 1 0 0 0,0-1 0 0 0,0 1 0 0 0,0 0 0 0 0,0 0 0 0 0,1 0 0 0 0,-1 0 0 0 0,0 0 0 0 0,1 0 0 0 0,-2 3 0 0 0,-3 7 97 0 0,1 0 1 0 0,1 0-1 0 0,0 0 0 0 0,-2 12 1 0 0,4-18-172 0 0,-46 227 920 0 0,46-216-809 0 0,0 33 1 0 0,2-46-134 0 0,1 0 0 0 0,-1 0 1 0 0,0 0-1 0 0,1 0 0 0 0,0 0 0 0 0,0 0 1 0 0,0 0-1 0 0,1 0 0 0 0,-1-1 1 0 0,1 1-1 0 0,0 0 0 0 0,0-1 0 0 0,4 7 1 0 0,-4-9-19 0 0,-1 1 1 0 0,0-1-1 0 0,1 0 0 0 0,-1 0 1 0 0,1 0-1 0 0,-1 0 0 0 0,1 0 1 0 0,-1 0-1 0 0,1 0 0 0 0,0-1 1 0 0,-1 1-1 0 0,1 0 0 0 0,0-1 1 0 0,0 0-1 0 0,0 1 1 0 0,-1-1-1 0 0,1 0 0 0 0,0 0 1 0 0,0 0-1 0 0,3 0 0 0 0,-2-1-4 0 0,0 0-1 0 0,1 0 1 0 0,-1 0-1 0 0,0-1 0 0 0,0 1 1 0 0,0-1-1 0 0,0 1 1 0 0,-1-1-1 0 0,1 0 1 0 0,4-4-1 0 0,3-4 6 0 0,-1 0 1 0 0,0-1-1 0 0,-1 0 1 0 0,9-15-1 0 0,-5 8-3 0 0,-1-1-1 0 0,-1-1 1 0 0,-1 1-1 0 0,-1-2 1 0 0,-1 1-1 0 0,-1-1 1 0 0,0 0-1 0 0,-2-1 1 0 0,4-38-1 0 0,-12 0-7 0 0,2 55 1 0 0,-1 10-3 0 0,0 8 14 0 0,3 4 24 0 0,2 60 126 0 0,-1-68-147 0 0,0 0 1 0 0,0 0 0 0 0,1-1 0 0 0,1 1 0 0 0,-1 0 0 0 0,6 10 0 0 0,-6-15-19 0 0,0-1 0 0 0,1 1-1 0 0,-1-1 1 0 0,1 1 0 0 0,0-1-1 0 0,0 0 1 0 0,0 0 0 0 0,0 0-1 0 0,1 0 1 0 0,-1-1 0 0 0,1 1 0 0 0,0-1-1 0 0,6 3 1 0 0,-8-4-58 0 0,1 0 0 0 0,-1 0 0 0 0,0-1 0 0 0,0 1 0 0 0,0-1 0 0 0,1 1 0 0 0,-1-1 0 0 0,0 0 0 0 0,0 0 0 0 0,1 0 0 0 0,-1 0 0 0 0,0 0 0 0 0,1 0 0 0 0,-1-1 0 0 0,0 1-1 0 0,0-1 1 0 0,0 0 0 0 0,1 1 0 0 0,-1-1 0 0 0,0 0 0 0 0,0 0 0 0 0,0-1 0 0 0,0 1 0 0 0,0 0 0 0 0,-1-1 0 0 0,1 1 0 0 0,0-1 0 0 0,1-1 0 0 0,23-35-1607 0 0,-12 10 288 0 0</inkml:trace>
  <inkml:trace contextRef="#ctx0" brushRef="#br0" timeOffset="1889.63">1904 571 9671 0 0,'-3'2'511'0'0,"1"1"0"0"0,-1 0 0 0 0,1 0 0 0 0,-1 0 0 0 0,1 0 0 0 0,0 0 0 0 0,0 0-1 0 0,0 0 1 0 0,1 1 0 0 0,-1-1 0 0 0,1 1 0 0 0,0 0 0 0 0,0-1 0 0 0,-1 7 0 0 0,0 7 1397 0 0,-1 33 1 0 0,2-33-1215 0 0,-2 90 478 0 0,5-1 0 0 0,5 1 1 0 0,28 148-1 0 0,-27-222-1804 0 0,1-1 0 0 0,2-1 0 0 0,22 46 0 0 0,-30-66 173 0 0,-2-5-1059 0 0,2 0-3873 0 0</inkml:trace>
  <inkml:trace contextRef="#ctx0" brushRef="#br0" timeOffset="2414.37">1772 1187 3223 0 0,'0'0'-161'0'0,"-12"0"-454"0"0,-3-2 3284 0 0,5-2 1906 0 0,10 3-4437 0 0,0 1 0 0 0,-1 0 0 0 0,1-1 0 0 0,0 1 0 0 0,0 0 0 0 0,0 0 0 0 0,0-1 0 0 0,0 1 0 0 0,0 0 0 0 0,0 0 0 0 0,0-1 0 0 0,0 1 0 0 0,0 0 0 0 0,0-1 0 0 0,0 1 0 0 0,1 0 0 0 0,-1 0 0 0 0,0-1 0 0 0,0 1 0 0 0,0 0 0 0 0,0 0 0 0 0,0-1 0 0 0,0 1 0 0 0,1 0 0 0 0,-1 0 0 0 0,0 0 0 0 0,0-1 0 0 0,0 1 0 0 0,1 0 0 0 0,-1 0 0 0 0,0 0 0 0 0,0-1 0 0 0,1 1 0 0 0,-1 0 0 0 0,0 0 0 0 0,1 0 0 0 0,2-2 501 0 0,0 1 0 0 0,0-1 0 0 0,0 1 0 0 0,0 0 0 0 0,0 0 0 0 0,1 0 1 0 0,-1 0-1 0 0,7 0 0 0 0,16-6 554 0 0,34-19-361 0 0,65-34-731 0 0,-115 55-330 0 0,0 0 0 0 0,21-7 0 0 0,-29 11 177 0 0,0 0-1 0 0,1 1 0 0 0,-1-1 0 0 0,0 1 1 0 0,1-1-1 0 0,-1 1 0 0 0,1 0 0 0 0,-1 0 1 0 0,0 0-1 0 0,1 0 0 0 0,-1 0 0 0 0,1 1 1 0 0,-1-1-1 0 0,0 1 0 0 0,1 0 0 0 0,-1-1 1 0 0,0 1-1 0 0,0 0 0 0 0,0 0 0 0 0,4 2 1 0 0,-5-1 42 0 0,1 0 1 0 0,-1 0-1 0 0,0 0 1 0 0,1 0-1 0 0,-1-1 1 0 0,0 2-1 0 0,0-1 1 0 0,0 0-1 0 0,-1 0 1 0 0,1 0-1 0 0,0 0 1 0 0,-1 0-1 0 0,1 4 1 0 0,2 35 384 0 0,-3-21-163 0 0,8 31 656 0 0,26 90 0 0 0,-31-127-795 0 0,-2-10-83 0 0,-1 0-1 0 0,1 0 1 0 0,0 0 0 0 0,0 0 0 0 0,1 0-1 0 0,-1 0 1 0 0,5 7 0 0 0,-3-19-945 0 0,-2 1 143 0 0</inkml:trace>
  <inkml:trace contextRef="#ctx0" brushRef="#br0" timeOffset="2814.56">2088 846 1839 0 0,'6'-5'369'0'0,"0"1"0"0"0,1-1 0 0 0,-1 1-1 0 0,15-6 1 0 0,5-3-561 0 0,-20 9 159 0 0,1 0-1 0 0,0 0 0 0 0,1 0 0 0 0,-1 1 0 0 0,1 0 0 0 0,-1 1 0 0 0,13-3 0 0 0,-17 5 26 0 0,0 0 0 0 0,1 0 0 0 0,-1 0 0 0 0,0 0-1 0 0,0 1 1 0 0,1-1 0 0 0,-1 1 0 0 0,0 0-1 0 0,0 0 1 0 0,0 0 0 0 0,0 0 0 0 0,0 1-1 0 0,0-1 1 0 0,0 1 0 0 0,0 0 0 0 0,-1 0 0 0 0,1 0-1 0 0,-1 0 1 0 0,1 0 0 0 0,-1 1 0 0 0,3 3-1 0 0,-1-1 5 0 0,0 1-1 0 0,0 0 0 0 0,-1 0 1 0 0,0 0-1 0 0,0 0 0 0 0,-1 1 0 0 0,1-1 1 0 0,-1 1-1 0 0,-1 0 0 0 0,1-1 0 0 0,-1 1 1 0 0,-1 0-1 0 0,1 8 0 0 0,-1 14-21 0 0,-6 51 1 0 0,4-63 34 0 0,0 4-221 0 0,-5 73 3304 0 0,7-80-1213 0 0,0 0 1 0 0,1-1-1 0 0,1 1 0 0 0,5 22 0 0 0,-7-35-1775 0 0,0 0-1 0 0,0 0 0 0 0,0 0 0 0 0,1 0 1 0 0,-1 0-1 0 0,0 0 0 0 0,0 0 0 0 0,1 0 1 0 0,-1-1-1 0 0,1 1 0 0 0,-1 0 0 0 0,1 0 1 0 0,-1 0-1 0 0,1-1 0 0 0,-1 1 1 0 0,1 0-1 0 0,0-1 0 0 0,-1 1 0 0 0,1-1 1 0 0,0 1-1 0 0,0 0 0 0 0,-1-1 0 0 0,2 1 1 0 0,-1-1-58 0 0,0 0 1 0 0,-1-1 0 0 0,1 1 0 0 0,0 0 0 0 0,0 0-1 0 0,-1-1 1 0 0,1 1 0 0 0,0-1 0 0 0,-1 1 0 0 0,1 0-1 0 0,-1-1 1 0 0,1 1 0 0 0,0-1 0 0 0,-1 0 0 0 0,1 1 0 0 0,-1-1-1 0 0,1 1 1 0 0,-1-1 0 0 0,0 0 0 0 0,1-1 0 0 0,3-5 111 0 0,0-1 1 0 0,0-1 0 0 0,2-9-1 0 0,13-49 665 0 0,-10 30-379 0 0,2 1 0 0 0,2 0 1 0 0,19-39-1 0 0,-31 71-401 0 0,2 0 0 0 0,-1 1 0 0 0,0-1 0 0 0,1 0 0 0 0,-1 1 0 0 0,1 0 0 0 0,0 0 0 0 0,6-5 0 0 0,-9 8-35 0 0,1-1 1 0 0,0 1 0 0 0,-1 0-1 0 0,1-1 1 0 0,0 1 0 0 0,-1 0-1 0 0,1-1 1 0 0,0 1-1 0 0,0 0 1 0 0,-1 0 0 0 0,1 0-1 0 0,0 0 1 0 0,-1 0-1 0 0,1 0 1 0 0,0 0 0 0 0,0 0-1 0 0,-1 0 1 0 0,1 0-1 0 0,0 0 1 0 0,0 1 0 0 0,0-1-1 0 0,1 1 13 0 0,-1 0-1 0 0,0 0 1 0 0,1 0-1 0 0,-1 0 1 0 0,0 0-1 0 0,0 1 0 0 0,0-1 1 0 0,0 0-1 0 0,0 1 1 0 0,0-1-1 0 0,0 0 1 0 0,0 1-1 0 0,1 1 1 0 0,4 13 336 0 0,0 0 0 0 0,-1 0 0 0 0,5 25 0 0 0,9 29-309 0 0,-12-48-27 0 0,-5-15-28 0 0,0 1 0 0 0,1-1 0 0 0,0 1 0 0 0,0-1 0 0 0,5 8-1 0 0,-7-14-46 0 0,0 1-1 0 0,0-1 1 0 0,0 0-1 0 0,1 1 1 0 0,-1-1-1 0 0,0 0 0 0 0,1 0 1 0 0,-1 0-1 0 0,0 0 1 0 0,1 0-1 0 0,0 0 1 0 0,-1 0-1 0 0,1 0 0 0 0,-1-1 1 0 0,1 1-1 0 0,0-1 1 0 0,-1 1-1 0 0,1-1 1 0 0,0 0-1 0 0,0 1 0 0 0,-1-1 1 0 0,1 0-1 0 0,0 0 1 0 0,0 0-1 0 0,-1-1 1 0 0,1 1-1 0 0,0 0 0 0 0,2-1 1 0 0,-1 0-122 0 0,6-1-1930 0 0,-3-2-2800 0 0,3-3-1753 0 0</inkml:trace>
  <inkml:trace contextRef="#ctx0" brushRef="#br0" timeOffset="3283.36">2908 788 5063 0 0,'2'-3'186'0'0,"6"-25"250"0"0,-7 28-314 0 0,-1-1 1 0 0,0 1-1 0 0,0 0 0 0 0,0-1 0 0 0,0 1 0 0 0,0-1 1 0 0,1 1-1 0 0,-1-1 0 0 0,0 1 0 0 0,0-1 0 0 0,0 1 1 0 0,0-1-1 0 0,-1 1 0 0 0,1 0 0 0 0,0-1 0 0 0,0 1 0 0 0,0-1 1 0 0,0 1-1 0 0,0-1 0 0 0,-1 1 0 0 0,1-1 0 0 0,0 1 1 0 0,0 0-1 0 0,0-1 0 0 0,-1 1 0 0 0,1 0 0 0 0,0-1 0 0 0,-1 1 1 0 0,1 0-1 0 0,0-1 0 0 0,-1 1 0 0 0,1 0 0 0 0,-1 0 1 0 0,1-1-1 0 0,0 1 0 0 0,-1 0 0 0 0,1 0 0 0 0,-1 0 1 0 0,1-1-1 0 0,-1 1 0 0 0,1 0 0 0 0,0 0 0 0 0,-1 0 0 0 0,1 0 1 0 0,-1 0-1 0 0,1 0 0 0 0,-1 0 0 0 0,1 0 0 0 0,-1 0 1 0 0,1 0-1 0 0,-1 0 0 0 0,1 0 0 0 0,-1 1 0 0 0,-1 0 248 0 0,-1 0 0 0 0,1 1 0 0 0,0-1 0 0 0,0 1 1 0 0,0 0-1 0 0,0-1 0 0 0,0 1 0 0 0,0 0 0 0 0,0 0 0 0 0,-3 5 0 0 0,-7 7 950 0 0,2-5-971 0 0,1 0 1 0 0,-1 1-1 0 0,2 0 0 0 0,-1 0 1 0 0,1 1-1 0 0,1 0 0 0 0,0 1 1 0 0,0 0-1 0 0,1 0 0 0 0,1 0 0 0 0,0 0 1 0 0,-5 22-1 0 0,8-24-267 0 0,0 0 0 0 0,1 0 1 0 0,0 0-1 0 0,1 16 0 0 0,0-23-83 0 0,0 0 0 0 0,0 0 1 0 0,1-1-1 0 0,-1 1 0 0 0,1 0 1 0 0,0 0-1 0 0,0-1 0 0 0,0 1 1 0 0,0 0-1 0 0,0-1 0 0 0,0 1 0 0 0,1-1 1 0 0,-1 1-1 0 0,1-1 0 0 0,0 0 1 0 0,0 0-1 0 0,0 0 0 0 0,0 0 1 0 0,0 0-1 0 0,4 3 0 0 0,-3-4-81 0 0,0 1 0 0 0,0-1 0 0 0,0 0 0 0 0,0 0 0 0 0,0 0 0 0 0,0 0 0 0 0,0-1 0 0 0,0 1 0 0 0,0-1 0 0 0,1 0 0 0 0,-1 0 0 0 0,0 0 0 0 0,0 0 0 0 0,0-1 0 0 0,1 1 0 0 0,-1-1 0 0 0,0 0 0 0 0,0 0 0 0 0,0 0 1 0 0,0 0-1 0 0,0 0 0 0 0,0-1 0 0 0,0 1 0 0 0,-1-1 0 0 0,1 0 0 0 0,-1 0 0 0 0,1 0 0 0 0,-1 0 0 0 0,4-4 0 0 0,4-4-406 0 0,-1 0 0 0 0,0-1-1 0 0,-1 0 1 0 0,0-1 0 0 0,9-18 0 0 0,-5 7 182 0 0,-1 0-1 0 0,-1-1 0 0 0,-1-1 1 0 0,-1 0-1 0 0,-1 0 0 0 0,4-36 1 0 0,-11 51 999 0 0,-5 12 576 0 0,-2 16 397 0 0,6-4-579 0 0,0 0 0 0 0,2 20 1 0 0,4 2-757 0 0,1 0 1 0 0,12 36-1 0 0,-17-66-197 0 0,15 46 332 0 0,24 52-1 0 0,12 40 173 0 0,-46-125-529 0 0,-2 0 0 0 0,0 1-1 0 0,-2-1 1 0 0,0 1 0 0 0,-1 35-1 0 0,-2-42 119 0 0,0 1-1 0 0,-6 23 1 0 0,5-31-192 0 0,0 0 1 0 0,0-1 0 0 0,-1 1 0 0 0,1 0 0 0 0,-1-1-1 0 0,-1 0 1 0 0,1 1 0 0 0,-7 6 0 0 0,-3 3-4 0 0,-1-1 0 0 0,0 0 1 0 0,0-1-1 0 0,-1 0 0 0 0,-22 13 1 0 0,33-23-61 0 0,-1 0 0 0 0,1-1 0 0 0,-1 0 0 0 0,0 1 0 0 0,0-2 0 0 0,0 1 0 0 0,0 0 0 0 0,0-1 0 0 0,0 0 0 0 0,0 0-1 0 0,0-1 1 0 0,0 0 0 0 0,-1 1 0 0 0,1-2 0 0 0,0 1 0 0 0,0 0 0 0 0,0-1 0 0 0,0 0 0 0 0,0-1 0 0 0,0 1 0 0 0,0-1 0 0 0,0 0 0 0 0,0 0 0 0 0,0 0 0 0 0,-4-4 0 0 0,-1 0-244 0 0,1-1 1 0 0,0 0-1 0 0,0 0 0 0 0,1-1 0 0 0,0 0 0 0 0,0-1 1 0 0,1 1-1 0 0,0-2 0 0 0,1 1 0 0 0,0-1 1 0 0,-6-13-1 0 0,9 12-747 0 0</inkml:trace>
  <inkml:trace contextRef="#ctx0" brushRef="#br0" timeOffset="3683.26">3818 302 10879 0 0,'-3'2'421'0'0,"0"0"0"0"0,0-1-1 0 0,0 1 1 0 0,0-1 0 0 0,0 0-1 0 0,-1 0 1 0 0,-4 1 0 0 0,-11 4 3175 0 0,11-2-2733 0 0,0 0 1 0 0,0 0-1 0 0,0 1 1 0 0,-10 8-1 0 0,12-7-760 0 0,0 0 0 0 0,0 1 0 0 0,0-1 1 0 0,0 1-1 0 0,1 0 0 0 0,0 1 0 0 0,-6 13 0 0 0,-6 12 187 0 0,-18 37 273 0 0,32-62-461 0 0,0 0 1 0 0,0 0 0 0 0,1 0 0 0 0,0 1 0 0 0,0-1-1 0 0,0 15 1 0 0,2-22-100 0 0,0-1-1 0 0,0 0 1 0 0,0 1-1 0 0,0-1 1 0 0,0 0 0 0 0,0 0-1 0 0,0 1 1 0 0,0-1-1 0 0,0 0 1 0 0,0 0 0 0 0,0 1-1 0 0,0-1 1 0 0,0 0-1 0 0,0 0 1 0 0,0 1-1 0 0,0-1 1 0 0,0 0 0 0 0,0 0-1 0 0,1 1 1 0 0,-1-1-1 0 0,0 0 1 0 0,0 0 0 0 0,0 1-1 0 0,0-1 1 0 0,0 0-1 0 0,1 0 1 0 0,-1 0-1 0 0,0 0 1 0 0,0 1 0 0 0,0-1-1 0 0,1 0 1 0 0,-1 0-1 0 0,0 0 1 0 0,0 0-1 0 0,1 0 1 0 0,-1 0 0 0 0,0 1-1 0 0,0-1 1 0 0,1 0-1 0 0,-1 0 1 0 0,0 0 0 0 0,0 0-1 0 0,1 0 1 0 0,-1 0-1 0 0,14-8 17 0 0,11-17-30 0 0,56-87-53 0 0,-74 107 59 0 0,-9 16 43 0 0,-8 17 89 0 0,-11 24 20 0 0,8-24-88 0 0,2 0 1 0 0,1 0-1 0 0,2 1 1 0 0,-8 38-1 0 0,16-62-53 0 0,-1-1-1 0 0,1 1 0 0 0,0 0 1 0 0,0-1-1 0 0,1 1 1 0 0,0-1-1 0 0,-1 1 0 0 0,1-1 1 0 0,1 1-1 0 0,-1-1 1 0 0,1 0-1 0 0,0 1 1 0 0,0-1-1 0 0,0 0 0 0 0,0 0 1 0 0,1 0-1 0 0,2 3 1 0 0,-3-5 0 0 0,1 1 1 0 0,-1-1-1 0 0,0 0 1 0 0,1 0-1 0 0,-1-1 1 0 0,1 1 0 0 0,0 0-1 0 0,0-1 1 0 0,0 0-1 0 0,-1 1 1 0 0,1-1-1 0 0,0 0 1 0 0,0-1-1 0 0,1 1 1 0 0,-1 0 0 0 0,0-1-1 0 0,0 0 1 0 0,0 0-1 0 0,0 0 1 0 0,0 0-1 0 0,1 0 1 0 0,-1-1-1 0 0,0 1 1 0 0,0-1 0 0 0,4-1-1 0 0,4-2-34 0 0,0 0-1 0 0,0-1 1 0 0,-1 0-1 0 0,1-1 1 0 0,-1 0 0 0 0,-1 0-1 0 0,1-1 1 0 0,-1 0-1 0 0,0-1 1 0 0,10-11 0 0 0,-2-2-876 0 0,0-1 1 0 0,-2 0-1 0 0,18-33 0 0 0,-23 36-6889 0 0</inkml:trace>
  <inkml:trace contextRef="#ctx0" brushRef="#br0" timeOffset="4113.49">3775 0 5063 0 0,'-7'11'3313'0'0,"2"1"0"0"0,-1-1-1 0 0,-6 24 1 0 0,7-15-763 0 0,-5 37 1 0 0,5 99-1123 0 0,6-115 232 0 0,2 31-1108 0 0,3 0 1 0 0,3 0-1 0 0,35 134 0 0 0,-35-179-1372 0 0,1 0-1 0 0,1-1 0 0 0,27 47 1 0 0,-33-65 528 0 0,5 10-543 0 0</inkml:trace>
  <inkml:trace contextRef="#ctx0" brushRef="#br0" timeOffset="4804.48">434 3064 3223 0 0,'-4'7'647'0'0,"-1"1"-1"0"0,2-1 1 0 0,-1 1 0 0 0,1-1-1 0 0,0 1 1 0 0,1 0-1 0 0,0 0 1 0 0,0 1-1 0 0,-1 10 1 0 0,-5 242 11730 0 0,8-215-11388 0 0,-2-126-712 0 0,0 41-198 0 0,1-1 0 0 0,7-51 0 0 0,-4 79-11 0 0,0 0-1 0 0,1 0 0 0 0,0 0 0 0 0,1 1 0 0 0,0-1 0 0 0,1 1 0 0 0,0 0 1 0 0,1 0-1 0 0,0 1 0 0 0,1-1 0 0 0,13-15 0 0 0,-19 25-62 0 0,2-3 47 0 0,0 1-1 0 0,0-1 1 0 0,1 1-1 0 0,-1 0 1 0 0,1 0 0 0 0,-1 0-1 0 0,6-2 1 0 0,-8 4-33 0 0,1 1-1 0 0,0-1 1 0 0,0 1 0 0 0,0 0-1 0 0,0-1 1 0 0,0 1 0 0 0,0 0 0 0 0,0 0-1 0 0,0 0 1 0 0,0 1 0 0 0,0-1-1 0 0,-1 0 1 0 0,1 1 0 0 0,0-1 0 0 0,0 1-1 0 0,0 0 1 0 0,0-1 0 0 0,-1 1-1 0 0,4 2 1 0 0,4 2 17 0 0,0 1 0 0 0,0 0 0 0 0,-1 1 1 0 0,0-1-1 0 0,0 2 0 0 0,0-1 0 0 0,-1 1 0 0 0,-1 0 0 0 0,1 0 0 0 0,-1 1 0 0 0,0 0 0 0 0,-1 0 1 0 0,0 0-1 0 0,-1 1 0 0 0,0 0 0 0 0,0 0 0 0 0,-1 0 0 0 0,0 0 0 0 0,-1 0 0 0 0,0 1 0 0 0,-1-1 1 0 0,0 1-1 0 0,-1 14 0 0 0,0-24-22 0 0,0 1-11 0 0,0 1 0 0 0,0-1 0 0 0,0 1 1 0 0,0-1-1 0 0,0 1 0 0 0,1-1 1 0 0,-1 1-1 0 0,1-1 0 0 0,-1 1 1 0 0,1-1-1 0 0,2 5 0 0 0,0-13-86 0 0,1 1 0 0 0,-2-1 0 0 0,1 1-1 0 0,3-10 1 0 0,30-93-135 0 0,-25 69 220 0 0,2 1 1 0 0,1 0-1 0 0,33-60 1 0 0,-44 94 26 0 0,-1 0 0 0 0,1 0-1 0 0,0 1 1 0 0,0-1 0 0 0,0 1-1 0 0,1 0 1 0 0,-1 0 0 0 0,1 0-1 0 0,0 0 1 0 0,-1 0 0 0 0,9-3 0 0 0,-10 5-4 0 0,0 1 0 0 0,0-1 0 0 0,0 0 0 0 0,0 1 0 0 0,0-1 0 0 0,0 1 0 0 0,0 0 1 0 0,0 0-1 0 0,0 0 0 0 0,0 0 0 0 0,1 0 0 0 0,-1 0 0 0 0,0 0 0 0 0,0 1 0 0 0,0-1 1 0 0,0 1-1 0 0,0-1 0 0 0,0 1 0 0 0,0 0 0 0 0,0 0 0 0 0,0 0 0 0 0,0 0 0 0 0,-1 0 1 0 0,1 1-1 0 0,0-1 0 0 0,-1 0 0 0 0,3 3 0 0 0,8 10 26 0 0,-1 0-1 0 0,0 1 1 0 0,-1 1 0 0 0,0 0-1 0 0,-2 0 1 0 0,0 0 0 0 0,0 2-1 0 0,-2-1 1 0 0,0 0 0 0 0,-1 1-1 0 0,5 29 1 0 0,-10-44-131 0 0,1-1 0 0 0,-1 1 0 0 0,1 0 0 0 0,0 0 0 0 0,0 0 0 0 0,0-1 0 0 0,2 4 0 0 0,-2-5-43 0 0,-1-1-1 0 0,1 1 1 0 0,-1-1-1 0 0,1 1 0 0 0,-1-1 1 0 0,1 1-1 0 0,-1-1 1 0 0,1 1-1 0 0,-1-1 0 0 0,1 1 1 0 0,0-1-1 0 0,-1 0 1 0 0,1 1-1 0 0,0-1 0 0 0,-1 0 1 0 0,1 1-1 0 0,0-1 1 0 0,-1 0-1 0 0,1 0 0 0 0,0 0 1 0 0,-1 0-1 0 0,1 0 1 0 0,0 0-1 0 0,0 0 0 0 0,-1 0 1 0 0,1 0-1 0 0,0 0 1 0 0,0 0-1 0 0,-1 0 0 0 0,1 0 1 0 0,0-1-1 0 0,0 1 0 0 0</inkml:trace>
  <inkml:trace contextRef="#ctx0" brushRef="#br0" timeOffset="5258.54">1333 2723 2759 0 0,'-19'5'9991'0'0,"-2"8"-5083"0"0,-15 16-1591 0 0,25-18-3087 0 0,0 0 0 0 0,1 2 0 0 0,1-1 1 0 0,0 1-1 0 0,0 0 0 0 0,2 1 0 0 0,-12 26 0 0 0,11-21-105 0 0,2 1 0 0 0,0-1 1 0 0,1 1-1 0 0,1 0 0 0 0,-2 31 0 0 0,6-46-108 0 0,-1 1-1 0 0,1 0 1 0 0,0-1-1 0 0,1 1 1 0 0,-1-1-1 0 0,1 1 1 0 0,0-1-1 0 0,0 1 1 0 0,1-1-1 0 0,0 0 1 0 0,0 1 0 0 0,0-1-1 0 0,0 0 1 0 0,6 7-1 0 0,-7-10-16 0 0,0 0 0 0 0,0 0 0 0 0,1-1 0 0 0,-1 1 0 0 0,0 0 0 0 0,1-1 0 0 0,-1 1 0 0 0,1-1 0 0 0,0 0 0 0 0,2 2 0 0 0,-3-3 0 0 0,0 1 0 0 0,1-1 0 0 0,-1 0 0 0 0,0 0 0 0 0,0 0 0 0 0,1 0 0 0 0,-1 0 0 0 0,0 0 0 0 0,1-1 0 0 0,-1 1 0 0 0,0 0 0 0 0,0-1 0 0 0,1 1 0 0 0,-1 0 0 0 0,0-1 0 0 0,0 0 0 0 0,2-1 0 0 0,12-6 42 0 0,0-1 0 0 0,-1 0 0 0 0,0-1 0 0 0,-1-1-1 0 0,0 0 1 0 0,0-1 0 0 0,-1 0 0 0 0,-1-1 0 0 0,19-28 0 0 0,-17 19 30 0 0,0-1 1 0 0,-1-1-1 0 0,-1 0 1 0 0,-1 0-1 0 0,12-47 0 0 0,-21 64-55 0 0,4-19 217 0 0,-15 43 319 0 0,10-13-511 0 0,-3 27 337 0 0,1 42-1 0 0,2-65-337 0 0,0 0-1 0 0,1-1 0 0 0,0 1 1 0 0,1 0-1 0 0,-1 0 0 0 0,1-1 1 0 0,1 1-1 0 0,0-1 0 0 0,0 0 0 0 0,0 0 1 0 0,5 7-1 0 0,-6-12-43 0 0,-1 0 0 0 0,1 0-1 0 0,0 0 1 0 0,0 0 0 0 0,0 0 0 0 0,0-1 0 0 0,0 1-1 0 0,0-1 1 0 0,0 1 0 0 0,1-1 0 0 0,-1 0-1 0 0,0 0 1 0 0,1 0 0 0 0,-1 0 0 0 0,1 0 0 0 0,-1-1-1 0 0,1 1 1 0 0,-1-1 0 0 0,1 0 0 0 0,-1 0-1 0 0,1 1 1 0 0,0-2 0 0 0,-1 1 0 0 0,1 0 0 0 0,2-1-1 0 0,-1 0-937 0 0,-1 0 0 0 0,0 0 0 0 0,0 0 0 0 0,0 0 0 0 0,1-1 0 0 0,-2 0 0 0 0,5-2 0 0 0,5-5-7283 0 0</inkml:trace>
  <inkml:trace contextRef="#ctx0" brushRef="#br0" timeOffset="5637.75">1672 2566 1375 0 0,'-17'40'10562'0'0,"8"2"-3625"0"0,8-28-5457 0 0,0 1 1 0 0,1 0 0 0 0,4 29 0 0 0,3-9-1315 0 0,1 0 0 0 0,25 64 0 0 0,-32-96-192 0 0,1 0-1 0 0,0 0 0 0 0,0-1 1 0 0,0 1-1 0 0,0 0 0 0 0,5 3 1 0 0,6 0-1041 0 0,-13-6 968 0 0,0 0 1 0 0,1 0 0 0 0,-1 0-1 0 0,1 0 1 0 0,-1 0-1 0 0,0 0 1 0 0,1 0 0 0 0,-1 0-1 0 0,0-1 1 0 0,1 1-1 0 0,-1 0 1 0 0,0 0-1 0 0,1 0 1 0 0,-1-1 0 0 0,0 1-1 0 0,0 0 1 0 0,1 0-1 0 0,-1-1 1 0 0,0 1 0 0 0,0 0-1 0 0,1-1 1 0 0,-1 1-1 0 0,0 0 1 0 0,0-1-1 0 0,0 1 1 0 0,0 0 0 0 0,1-1-1 0 0,-1 1 1 0 0,0 0-1 0 0,0-1 1 0 0,0 0 0 0 0,2-9-7508 0 0</inkml:trace>
  <inkml:trace contextRef="#ctx0" brushRef="#br0" timeOffset="5638.75">1550 2478 2303 0 0,'2'0'200'0'0,"0"-2"-200"0"0,1 1 0 0 0,-2 0 0 0 0,2-1 208 0 0,1 0 0 0 0,2-3 0 0 0,5-4 0 0 0,8-5-120 0 0,1-5-24 0 0,-9 10-64 0 0,0-1 96 0 0,2 0-96 0 0,1-2 0 0 0</inkml:trace>
  <inkml:trace contextRef="#ctx0" brushRef="#br0" timeOffset="6030.23">1872 2598 6767 0 0,'-10'115'1423'0'0,"9"-96"342"0"0,2 0-1 0 0,0 0 1 0 0,8 37 0 0 0,2-108 1591 0 0,-8 30-2951 0 0,1-14 381 0 0,13-49 0 0 0,-15 75-652 0 0,1 0-1 0 0,1 1 1 0 0,-1-1 0 0 0,2 1-1 0 0,-1 0 1 0 0,1 0 0 0 0,1 1 0 0 0,-1-1-1 0 0,14-13 1 0 0,-18 21-122 0 0,-1 1 0 0 0,1-1 0 0 0,-1 0-1 0 0,1 1 1 0 0,0-1 0 0 0,0 1 0 0 0,-1-1-1 0 0,1 1 1 0 0,0 0 0 0 0,0-1 0 0 0,0 1 0 0 0,-1 0-1 0 0,1 0 1 0 0,0-1 0 0 0,0 1 0 0 0,0 0 0 0 0,0 0-1 0 0,0 0 1 0 0,0 0 0 0 0,-1 0 0 0 0,1 0 0 0 0,0 0-1 0 0,0 1 1 0 0,1-1 0 0 0,0 1 10 0 0,0 0 0 0 0,0 0-1 0 0,0 0 1 0 0,0 0 0 0 0,0 0 0 0 0,0 1-1 0 0,0-1 1 0 0,-1 0 0 0 0,3 3 0 0 0,1 2 56 0 0,1 0 0 0 0,-1 1 0 0 0,0 0 0 0 0,3 7 0 0 0,1 4 221 0 0,-1 1 1 0 0,10 34-1 0 0,-13-35-183 0 0,1 0 0 0 0,1 0-1 0 0,11 22 1 0 0,-17-39-110 0 0,-1 0 0 0 0,1 0 0 0 0,0 0 0 0 0,-1 0-1 0 0,1 0 1 0 0,0 0 0 0 0,0-1 0 0 0,-1 1 0 0 0,1 0 0 0 0,0 0 0 0 0,0-1-1 0 0,0 1 1 0 0,0 0 0 0 0,0-1 0 0 0,0 1 0 0 0,0-1 0 0 0,0 1 0 0 0,0-1 0 0 0,0 0-1 0 0,1 1 1 0 0,-1-1 0 0 0,0 0 0 0 0,0 0 0 0 0,0 0 0 0 0,2 0 0 0 0,11-5-1524 0 0,-1-5-4593 0 0,-3-1-1085 0 0</inkml:trace>
  <inkml:trace contextRef="#ctx0" brushRef="#br0" timeOffset="6429.06">2257 1846 5063 0 0,'-6'5'6823'0'0,"3"6"-3280"0"0,3 10-626 0 0,4 0-1402 0 0,0-1 1 0 0,9 22-1 0 0,3 18-1083 0 0,31 207 1184 0 0,-27-134-2290 0 0,59 206 0 0 0,-69-308-1963 0 0,-8-22-4975 0 0</inkml:trace>
  <inkml:trace contextRef="#ctx0" brushRef="#br0" timeOffset="6864.8">2194 2482 2759 0 0,'0'0'27'0'0,"0"0"0"0"0,0 0 0 0 0,0 0 0 0 0,0 0 0 0 0,0 0 0 0 0,-1-1-1 0 0,1 2 1 0 0,0-1 0 0 0,0 0 0 0 0,0 0 0 0 0,0 0 0 0 0,0 0 0 0 0,-1 0-1 0 0,1 0 1 0 0,0 0 0 0 0,0 0 0 0 0,0 0 0 0 0,0 0 0 0 0,0 0 0 0 0,-1 0 0 0 0,1 0-1 0 0,0 0 1 0 0,0 0 0 0 0,0 1 0 0 0,0-1 0 0 0,0 0 0 0 0,0 0 0 0 0,0 0-1 0 0,-1 0 1 0 0,1 0 0 0 0,0 0 0 0 0,0 0 0 0 0,0 1 0 0 0,0-1 0 0 0,0 0-1 0 0,0 0 1 0 0,0 0 0 0 0,0 0 0 0 0,0 1 0 0 0,0-1 0 0 0,0 0 0 0 0,4 8 3940 0 0,7 5 536 0 0,-7-10-4113 0 0,0 0 0 0 0,1 1 0 0 0,0-2 0 0 0,-1 1 0 0 0,1 0 0 0 0,0-1 0 0 0,0 0 0 0 0,1 0 0 0 0,-1-1 0 0 0,0 1 0 0 0,0-1 0 0 0,1 0 0 0 0,-1-1 0 0 0,1 1 0 0 0,-1-1 0 0 0,1 0 0 0 0,5-1 0 0 0,-7 1-3 0 0,9-6-89 0 0,-13 5-296 0 0,17-6 118 0 0,-2-1 0 0 0,1-1 0 0 0,-1-1 1 0 0,0 0-1 0 0,21-19 0 0 0,-16 8-25 0 0,-1-1 0 0 0,-1 0 0 0 0,-1-1 0 0 0,-1-1 0 0 0,-1-1 0 0 0,-2 0 0 0 0,0-1 0 0 0,-1 0 0 0 0,-2-1 0 0 0,8-30 0 0 0,-17 56-75 0 0,-1-1 0 0 0,1 0-1 0 0,-1 1 1 0 0,0-1 0 0 0,0 0 0 0 0,0 1-1 0 0,0-1 1 0 0,0 0 0 0 0,0 1 0 0 0,0-1-1 0 0,0 0 1 0 0,-1 1 0 0 0,1-1 0 0 0,-2-3-1 0 0,2 5-11 0 0,0 0 0 0 0,0 0 0 0 0,0 0-1 0 0,0 0 1 0 0,0 0 0 0 0,-1-1 0 0 0,1 1-1 0 0,0 0 1 0 0,0 0 0 0 0,0 0 0 0 0,0 0-1 0 0,-1 0 1 0 0,1 0 0 0 0,0 0 0 0 0,0 0-1 0 0,0 0 1 0 0,0 0 0 0 0,-1 0 0 0 0,1 0-1 0 0,0 0 1 0 0,0 0 0 0 0,0 0 0 0 0,0 0-1 0 0,-1 0 1 0 0,1 0 0 0 0,0 0 0 0 0,0 0 0 0 0,0 0-1 0 0,0 0 1 0 0,-1 0 0 0 0,1 0 0 0 0,0 0-1 0 0,0 1 1 0 0,0-1 0 0 0,0 0 0 0 0,0 0-1 0 0,-1 0 1 0 0,1 0 0 0 0,0 0 0 0 0,-9 15 293 0 0,7-6-240 0 0,0-1 0 0 0,0 1-1 0 0,1 0 1 0 0,1 0 0 0 0,-1 0 0 0 0,1 0-1 0 0,2 11 1 0 0,-1-5-18 0 0,-1-5-35 0 0,1 28 174 0 0,7 40-1 0 0,-7-68-147 0 0,1 1 0 0 0,1-1-1 0 0,0 1 1 0 0,0-1 0 0 0,1 0 0 0 0,1 0 0 0 0,-1 0-1 0 0,11 14 1 0 0,-13-21-39 0 0,0-1 0 0 0,1 0 0 0 0,-1 1 0 0 0,1-1 0 0 0,0 0 0 0 0,0 0 0 0 0,0-1 0 0 0,0 1 0 0 0,0-1 0 0 0,0 1 0 0 0,0-1 0 0 0,0 0 0 0 0,0 0 0 0 0,1 0 0 0 0,-1-1 0 0 0,6 1 0 0 0,-2 0-304 0 0,0-1 0 0 0,-1 0 0 0 0,1 0 0 0 0,-1-1 0 0 0,1 0 0 0 0,-1 0 0 0 0,12-3 0 0 0,4-6-7406 0 0</inkml:trace>
  <inkml:trace contextRef="#ctx0" brushRef="#br0" timeOffset="7400.88">2915 2136 11975 0 0,'-2'3'391'0'0,"1"1"0"0"0,-1-1-1 0 0,0 0 1 0 0,1 1 0 0 0,0-1 0 0 0,0 1-1 0 0,0 0 1 0 0,0-1 0 0 0,1 1-1 0 0,-1 0 1 0 0,1 0 0 0 0,0 5-1 0 0,6 50 1994 0 0,-3-40-1641 0 0,0 2-518 0 0,8 58 973 0 0,-9-71-1107 0 0,0-1 1 0 0,0 1-1 0 0,1-1 1 0 0,-1 0-1 0 0,2 0 0 0 0,-1 0 1 0 0,8 11-1 0 0,-10-17-91 0 0,-1 0 0 0 0,1 1 0 0 0,0-1 0 0 0,0-1 0 0 0,-1 1 0 0 0,1 0 0 0 0,0 0 0 0 0,0 0 0 0 0,0 0 0 0 0,0 0 0 0 0,0-1 0 0 0,0 1 0 0 0,0-1 0 0 0,0 1 0 0 0,1-1 0 0 0,-1 1 0 0 0,0-1 0 0 0,0 1 0 0 0,0-1 0 0 0,1 0 0 0 0,-1 0 0 0 0,0 0 0 0 0,0 1 0 0 0,3-2 0 0 0,-2 1 0 0 0,-1-1 0 0 0,1 0 0 0 0,-1 1 0 0 0,1-1 0 0 0,-1 0 0 0 0,1 0 0 0 0,-1 0 0 0 0,0-1 0 0 0,1 1 0 0 0,-1 0 0 0 0,0 0 0 0 0,0-1 0 0 0,0 1 0 0 0,0-1 0 0 0,1-1 0 0 0,4-8 0 0 0,-1 0 0 0 0,-1 0 0 0 0,7-21 0 0 0,-11 32 0 0 0,29-137 210 0 0,-4 18 12 0 0,-23 111-169 0 0,15-45 260 0 0,-16 49-267 0 0,1 0-1 0 0,0 0 0 0 0,0 0 0 0 0,0 0 1 0 0,0 0-1 0 0,1 1 0 0 0,-1-1 0 0 0,1 1 1 0 0,0 0-1 0 0,3-4 0 0 0,-5 7-32 0 0,0 0-1 0 0,0-1 1 0 0,0 1 0 0 0,0 0-1 0 0,-1-1 1 0 0,1 1 0 0 0,0 0-1 0 0,0 0 1 0 0,0 0 0 0 0,0 0-1 0 0,0 0 1 0 0,0 0 0 0 0,0 0-1 0 0,-1 0 1 0 0,1 0 0 0 0,0 0-1 0 0,0 1 1 0 0,0-1-1 0 0,0 0 1 0 0,0 0 0 0 0,-1 1-1 0 0,1-1 1 0 0,0 1 0 0 0,0-1-1 0 0,-1 1 1 0 0,1-1 0 0 0,0 1-1 0 0,0-1 1 0 0,-1 1 0 0 0,1 0-1 0 0,-1-1 1 0 0,1 1 0 0 0,-1 0-1 0 0,1-1 1 0 0,-1 1-1 0 0,1 1 1 0 0,19 33 260 0 0,-17-30-191 0 0,4 12 37 0 0,-1 0 0 0 0,0 1 0 0 0,5 32 1 0 0,-6-25-86 0 0,10 28 0 0 0,-13-45-27 0 0,1-1 0 0 0,0-1 0 0 0,1 1 0 0 0,-1 0 0 0 0,1-1 1 0 0,1 1-1 0 0,-1-1 0 0 0,7 7 0 0 0,-10-12-18 0 0,0 0 1 0 0,0 0-1 0 0,0 0 0 0 0,0 0 1 0 0,0 0-1 0 0,0-1 0 0 0,0 1 1 0 0,0 0-1 0 0,1 0 0 0 0,-1-1 1 0 0,0 1-1 0 0,0-1 0 0 0,1 1 1 0 0,-1-1-1 0 0,0 1 0 0 0,0-1 1 0 0,1 0-1 0 0,-1 0 1 0 0,1 0-1 0 0,-1 0 0 0 0,0 0 1 0 0,1 0-1 0 0,-1 0 0 0 0,0 0 1 0 0,1 0-1 0 0,-1 0 0 0 0,0-1 1 0 0,1 1-1 0 0,-1-1 0 0 0,0 1 1 0 0,2-1-1 0 0,-1-1-91 0 0,1-1 0 0 0,0 1-1 0 0,0 0 1 0 0,-1-1 0 0 0,0 0 0 0 0,1 1 0 0 0,-1-1-1 0 0,0 0 1 0 0,0 0 0 0 0,1-4 0 0 0,3-4-425 0 0</inkml:trace>
  <inkml:trace contextRef="#ctx0" brushRef="#br0" timeOffset="7401.88">3508 1822 3223 0 0,'-2'3'992'0'0,"-1"0"-1"0"0,0-1 0 0 0,1 0 0 0 0,-1 1 0 0 0,0-1 0 0 0,0 0 0 0 0,0-1 0 0 0,-1 1 0 0 0,1 0 1 0 0,0-1-1 0 0,-1 0 0 0 0,1 0 0 0 0,-5 1 0 0 0,3 0-397 0 0,0-1 0 0 0,1 1 0 0 0,-1 0 0 0 0,1 0 0 0 0,-1 0 1 0 0,1 0-1 0 0,0 1 0 0 0,-4 3 0 0 0,3-1-493 0 0,2 0-1 0 0,-1 0 1 0 0,1 0 0 0 0,-1 1 0 0 0,1 0 0 0 0,1-1 0 0 0,-1 1-1 0 0,1 0 1 0 0,0 0 0 0 0,1 0 0 0 0,-2 11 0 0 0,-1 9 491 0 0,0 37 1 0 0,4-46-539 0 0,-1 10-54 0 0,1-1 0 0 0,2 1 0 0 0,5 26 0 0 0,-6-44 0 0 0,1 0 0 0 0,0-1 0 0 0,0 0 0 0 0,1 1 0 0 0,0-1 0 0 0,1 0 0 0 0,0 0 0 0 0,0-1 0 0 0,1 1 0 0 0,-1-1 0 0 0,2 0 0 0 0,-1 0 0 0 0,8 7 0 0 0,-11-13-3 0 0,0 1 0 0 0,0-1-1 0 0,0 1 1 0 0,0-1 0 0 0,0 0-1 0 0,0 0 1 0 0,0 0 0 0 0,1 0-1 0 0,-1 0 1 0 0,0 0 0 0 0,1-1-1 0 0,-1 1 1 0 0,1-1 0 0 0,-1 0 0 0 0,0 1-1 0 0,1-1 1 0 0,-1 0 0 0 0,4-1-1 0 0,-1 0-10 0 0,0 0-1 0 0,-1-1 0 0 0,1 1 1 0 0,-1-1-1 0 0,0 0 0 0 0,0 0 1 0 0,1 0-1 0 0,-1-1 0 0 0,4-3 0 0 0,5-5-58 0 0,1-1-1 0 0,-2-1 0 0 0,22-27 0 0 0,-14 12-867 0 0,-1-1 0 0 0,30-59 0 0 0,-38 62-235 0 0</inkml:trace>
  <inkml:trace contextRef="#ctx0" brushRef="#br0" timeOffset="8472.14">3669 1789 2303 0 0,'-1'-1'176'0'0,"1"1"0"0"0,0-1-1 0 0,0 1 1 0 0,0-1-1 0 0,-1 0 1 0 0,1 1 0 0 0,0-1-1 0 0,0 1 1 0 0,-1 0-1 0 0,1-1 1 0 0,-1 1 0 0 0,1-1-1 0 0,0 1 1 0 0,-1-1-1 0 0,1 1 1 0 0,-1 0 0 0 0,1-1-1 0 0,-1 1 1 0 0,1 0-1 0 0,-1-1 1 0 0,1 1 0 0 0,-1 0-1 0 0,1 0 1 0 0,-1 0-1 0 0,1-1 1 0 0,-1 1-1 0 0,0 0 1 0 0,1 0 0 0 0,-1 0-1 0 0,1 0 1 0 0,-1 0-1 0 0,0 0 1 0 0,0 0 0 0 0,1 1 90 0 0,-1-1 0 0 0,1 1 0 0 0,-1-1 1 0 0,1 0-1 0 0,-1 1 0 0 0,1-1 0 0 0,0 1 1 0 0,-1-1-1 0 0,1 1 0 0 0,0 0 0 0 0,-1-1 1 0 0,1 1-1 0 0,0-1 0 0 0,0 1 0 0 0,-1 0 1 0 0,1-1-1 0 0,0 1 0 0 0,0 0 0 0 0,0-1 1 0 0,0 1-1 0 0,0-1 0 0 0,0 1 0 0 0,0 0 1 0 0,0-1-1 0 0,0 1 0 0 0,0 0 0 0 0,1 1 1 0 0,9 43 4671 0 0,10 24-2683 0 0,1 5-1243 0 0,6 91 140 0 0,-23-132-1047 0 0,-2-27-21 0 0,-1-6-133 0 0,3-11-311 0 0,1-21-412 0 0,-3 16 320 0 0,1-2-55 0 0</inkml:trace>
  <inkml:trace contextRef="#ctx0" brushRef="#br0" timeOffset="9327.17">4164 1608 4143 0 0,'0'-4'1199'0'0,"-1"0"-1"0"0,1 0 0 0 0,-1 1 1 0 0,1-1-1 0 0,-1 0 0 0 0,0 0 1 0 0,-3-6-1 0 0,3 7-651 0 0,-1 1-1 0 0,1-1 0 0 0,-1 1 1 0 0,1 0-1 0 0,-1-1 1 0 0,0 1-1 0 0,0 0 1 0 0,0 0-1 0 0,-4-3 1 0 0,4 4-423 0 0,0 0 1 0 0,1 0 0 0 0,-1 0-1 0 0,0 0 1 0 0,0 0 0 0 0,0 0 0 0 0,0 1-1 0 0,-1-1 1 0 0,1 1 0 0 0,0-1-1 0 0,0 1 1 0 0,0 0 0 0 0,0 0-1 0 0,0 0 1 0 0,-1 0 0 0 0,1 0 0 0 0,0 1-1 0 0,0-1 1 0 0,0 1 0 0 0,0-1-1 0 0,0 1 1 0 0,0 0 0 0 0,0 0 0 0 0,0 0-1 0 0,0 0 1 0 0,0 0 0 0 0,0 0-1 0 0,1 0 1 0 0,-1 1 0 0 0,-2 1-1 0 0,-3 4-44 0 0,0 0 0 0 0,0 0 0 0 0,0 0 0 0 0,1 1 1 0 0,0 0-1 0 0,1 1 0 0 0,0-1 0 0 0,0 1 0 0 0,-6 15 0 0 0,3 0 112 0 0,1 0 1 0 0,-7 39 0 0 0,13-55-149 0 0,0 1 0 0 0,0-1-1 0 0,0 1 1 0 0,1-1 0 0 0,2 11 0 0 0,-2-16-43 0 0,0-1 1 0 0,1 1 0 0 0,-1-1-1 0 0,1 1 1 0 0,0-1-1 0 0,0 1 1 0 0,0-1 0 0 0,0 1-1 0 0,0-1 1 0 0,0 0-1 0 0,1 1 1 0 0,-1-1-1 0 0,1 0 1 0 0,0 0 0 0 0,0 0-1 0 0,-1 0 1 0 0,1-1-1 0 0,0 1 1 0 0,1 0 0 0 0,3 2-1 0 0,-6-4 0 0 0,1 0 0 0 0,-1 1-1 0 0,1-1 1 0 0,0 0 0 0 0,-1 0-1 0 0,1 1 1 0 0,0-1 0 0 0,-1 0-1 0 0,1 0 1 0 0,0 0 0 0 0,-1 0-1 0 0,1 0 1 0 0,0 0 0 0 0,-1 0-1 0 0,1 0 1 0 0,0 0 0 0 0,-1 0 0 0 0,1-1-1 0 0,0 1 1 0 0,-1 0 0 0 0,1 0-1 0 0,-1 0 1 0 0,1-1 0 0 0,0 1-1 0 0,-1 0 1 0 0,1-1 0 0 0,-1 1-1 0 0,1-1 1 0 0,-1 1 0 0 0,1-1 0 0 0,-1 1-1 0 0,1-1 1 0 0,-1 1 0 0 0,0-1-1 0 0,1 1 1 0 0,-1-1 0 0 0,0 1-1 0 0,1-1 1 0 0,-1 0 0 0 0,0 1-1 0 0,0-1 1 0 0,1 1 0 0 0,-1-1-1 0 0,0 0 1 0 0,0 1 0 0 0,0-2 0 0 0,4-41 79 0 0,-3 29-46 0 0,4-16 64 0 0,2-1 1 0 0,1 1 0 0 0,2 1-1 0 0,0-1 1 0 0,2 2 0 0 0,1 0-1 0 0,20-32 1 0 0,-30 56-16 0 0,-1-1 1 0 0,1 1-1 0 0,0 0 0 0 0,1-1 0 0 0,-1 1 0 0 0,0 1 1 0 0,1-1-1 0 0,0 0 0 0 0,0 1 0 0 0,0 0 0 0 0,5-3 1 0 0,-6 5-49 0 0,-1 0 0 0 0,1 0 0 0 0,-1 0 0 0 0,1 1 0 0 0,0-1 0 0 0,-1 1 0 0 0,1 0 0 0 0,0 0 0 0 0,-1 0 0 0 0,1 0 0 0 0,0 0 0 0 0,-1 0 0 0 0,1 1 0 0 0,0-1 1 0 0,-1 1-1 0 0,1 0 0 0 0,-1 0 0 0 0,1 0 0 0 0,-1 0 0 0 0,1 0 0 0 0,-1 0 0 0 0,0 1 0 0 0,4 2 0 0 0,1 2-13 0 0,0 0 0 0 0,0 0 0 0 0,0 1-1 0 0,-1 0 1 0 0,0 0 0 0 0,0 1 0 0 0,-1-1 0 0 0,0 1-1 0 0,0 1 1 0 0,-1-1 0 0 0,0 1 0 0 0,-1-1 0 0 0,1 1 0 0 0,1 10-1 0 0,3 16 20 0 0,-1 0-1 0 0,3 45 0 0 0,-8-43-69 0 0,2 9 136 0 0,-3-37-488 0 0,0-15-561 0 0,1-13-185 0 0,-1-5-6085 0 0,0 10-708 0 0</inkml:trace>
  <inkml:trace contextRef="#ctx0" brushRef="#br0" timeOffset="9713.49">4609 1331 455 0 0,'4'-6'2682'0'0,"1"-1"0"0"0,-1 1 0 0 0,5-13 0 0 0,-6 14-460 0 0,-3 5-2126 0 0,0-1 0 0 0,0 1 1 0 0,0 0-1 0 0,0 0 0 0 0,0-1 1 0 0,0 1-1 0 0,0 0 0 0 0,0-1 1 0 0,0 1-1 0 0,0 0 0 0 0,0 0 1 0 0,0-1-1 0 0,0 1 0 0 0,0 0 1 0 0,0-1-1 0 0,0 1 1 0 0,-1 0-1 0 0,1 0 0 0 0,0-1 1 0 0,0 1-1 0 0,0 0 0 0 0,0 0 1 0 0,-1 0-1 0 0,1-1 0 0 0,0 1 1 0 0,0 0-1 0 0,0 0 0 0 0,-1 0 1 0 0,1-1-1 0 0,0 1 0 0 0,0 0 1 0 0,-1 0-1 0 0,1 0 0 0 0,0 0 1 0 0,-1 0-1 0 0,1 0 0 0 0,0-1 1 0 0,0 1-1 0 0,-1 0 0 0 0,1 0 1 0 0,0 0-1 0 0,-1 0 1 0 0,1 0-1 0 0,0 0 0 0 0,0 0 1 0 0,-1 0-1 0 0,1 0 0 0 0,0 1 1 0 0,-1-1-1 0 0,1 0 0 0 0,0 0 1 0 0,0 0-1 0 0,-1 0 0 0 0,1 0 1 0 0,0 0-1 0 0,0 1 0 0 0,-1-1 1 0 0,1 0-1 0 0,0 0 0 0 0,0 0 1 0 0,0 0-1 0 0,-1 1 0 0 0,1-1 1 0 0,0 0-1 0 0,0 0 1 0 0,0 1-1 0 0,0-1 0 0 0,-1 1 1 0 0,-11 14 285 0 0,-1 1 0 0 0,2 1 1 0 0,0 0-1 0 0,2 0 0 0 0,0 1 1 0 0,0 0-1 0 0,2 1 0 0 0,-7 24 1 0 0,10-30-164 0 0,1-1 0 0 0,0 1 0 0 0,1 0 0 0 0,1 1 0 0 0,0-1-1 0 0,1 0 1 0 0,0 0 0 0 0,1 0 0 0 0,1 0 0 0 0,0 0 0 0 0,0 0 0 0 0,2 0 0 0 0,7 20 0 0 0,-11-31-304 0 0,1 1 1 0 0,0-1-1 0 0,0 0 0 0 0,1 0 1 0 0,-1 0-1 0 0,0 0 0 0 0,1 0 0 0 0,-1-1 1 0 0,1 1-1 0 0,0 0 0 0 0,-1-1 0 0 0,1 1 1 0 0,0-1-1 0 0,0 1 0 0 0,0-1 1 0 0,0 0-1 0 0,0 0 0 0 0,0 0 0 0 0,0 0 1 0 0,1 0-1 0 0,-1-1 0 0 0,0 1 1 0 0,1 0-1 0 0,-1-1 0 0 0,0 0 0 0 0,1 0 1 0 0,-1 0-1 0 0,0 0 0 0 0,1 0 1 0 0,-1 0-1 0 0,0 0 0 0 0,1-1 0 0 0,-1 1 1 0 0,0-1-1 0 0,0 0 0 0 0,1 1 1 0 0,-1-1-1 0 0,3-2 0 0 0,3-1-583 0 0,-1 0 0 0 0,1-1 0 0 0,-1 1 0 0 0,0-2 0 0 0,-1 1 0 0 0,1-1 0 0 0,-1 0 0 0 0,0 0 0 0 0,8-12 0 0 0,4-10-6468 0 0</inkml:trace>
  <inkml:trace contextRef="#ctx0" brushRef="#br0" timeOffset="10131.7">4812 1290 9215 0 0,'0'5'302'0'0,"0"-1"0"0"0,0 0 0 0 0,1 0 0 0 0,-1 1 0 0 0,1-1 0 0 0,0 0-1 0 0,0 0 1 0 0,1 0 0 0 0,-1 0 0 0 0,1 0 0 0 0,0 0 0 0 0,0-1 0 0 0,0 1-1 0 0,0 0 1 0 0,0-1 0 0 0,1 0 0 0 0,0 1 0 0 0,0-1 0 0 0,0 0 0 0 0,0-1-1 0 0,0 1 1 0 0,0 0 0 0 0,1-1 0 0 0,4 3 0 0 0,-3-2-51 0 0,0 0 1 0 0,0 0-1 0 0,1 0 1 0 0,-1-1-1 0 0,1 1 1 0 0,-1-1-1 0 0,1-1 1 0 0,0 1-1 0 0,-1-1 1 0 0,1 0-1 0 0,0-1 1 0 0,0 1-1 0 0,0-1 1 0 0,0 0-1 0 0,0 0 0 0 0,0-1 1 0 0,0 0-1 0 0,-1 0 1 0 0,1 0-1 0 0,0-1 1 0 0,-1 0-1 0 0,1 0 1 0 0,-1 0-1 0 0,8-5 1 0 0,-6 3-217 0 0,0-1 1 0 0,0 1-1 0 0,-1-1 1 0 0,0-1-1 0 0,0 1 1 0 0,0-1-1 0 0,-1 0 0 0 0,0 0 1 0 0,0-1-1 0 0,0 1 1 0 0,-1-1-1 0 0,0 0 1 0 0,-1 0-1 0 0,1-1 1 0 0,-1 1-1 0 0,-1-1 1 0 0,4-11-1 0 0,-5 11-6 0 0,1-1 0 0 0,-1 1 1 0 0,-1-1-1 0 0,0 0 0 0 0,0 1 0 0 0,-1-11 0 0 0,0 15-19 0 0,0 1 0 0 0,1-1 0 0 0,-1 1 0 0 0,-1-1 0 0 0,1 1 0 0 0,0 0 0 0 0,-1-1 0 0 0,0 1 0 0 0,1 0 0 0 0,-1 0 0 0 0,-1 0 0 0 0,1 0 0 0 0,0 1 0 0 0,-1-1 0 0 0,1 1 0 0 0,-1-1 0 0 0,-5-3 0 0 0,6 5-3 0 0,-1 0 1 0 0,1 1-1 0 0,0-1 0 0 0,-1 0 0 0 0,1 1 1 0 0,-1 0-1 0 0,1-1 0 0 0,-1 1 0 0 0,1 0 0 0 0,-1 0 1 0 0,0 1-1 0 0,1-1 0 0 0,0 0 0 0 0,-1 1 1 0 0,1 0-1 0 0,-1-1 0 0 0,1 1 0 0 0,0 0 1 0 0,-1 0-1 0 0,1 0 0 0 0,0 1 0 0 0,0-1 0 0 0,0 1 1 0 0,0-1-1 0 0,-2 3 0 0 0,-5 3 31 0 0,0 0-1 0 0,1 0 1 0 0,0 1 0 0 0,-10 13-1 0 0,7-6-27 0 0,1 2 0 0 0,0-1 0 0 0,1 1 0 0 0,0 0 0 0 0,-10 36-1 0 0,15-40 21 0 0,0 0-1 0 0,1-1 0 0 0,1 1 0 0 0,0 1 1 0 0,1-1-1 0 0,0 0 0 0 0,1 0 1 0 0,1 0-1 0 0,3 22 0 0 0,-2-28-2 0 0,0 0-1 0 0,1 0 1 0 0,0 0-1 0 0,0-1 1 0 0,0 1 0 0 0,1-1-1 0 0,0 1 1 0 0,0-1-1 0 0,9 10 1 0 0,-10-13-20 0 0,0 0-1 0 0,0 0 1 0 0,0 0-1 0 0,1 0 1 0 0,-1-1 0 0 0,1 0-1 0 0,-1 1 1 0 0,1-1 0 0 0,0-1-1 0 0,0 1 1 0 0,0 0 0 0 0,0-1-1 0 0,0 0 1 0 0,0 0 0 0 0,1 0-1 0 0,-1 0 1 0 0,0-1-1 0 0,7 0 1 0 0,4-1-71 0 0,0-1 1 0 0,0-1-1 0 0,28-10 0 0 0,-40 12-78 0 0,9-5-124 0 0,1 1 162 0 0,-7 2 25 0 0,0 1 0 0 0,0-1 0 0 0,0 0 0 0 0,0-1 0 0 0,-1 1 0 0 0,9-8 0 0 0,-10 8-448 0 0,29-24 1092 0 0,-18 8-2303 0 0,-14 17 1138 0 0,0 0 0 0 0,0 0 0 0 0,0 1 0 0 0,-1-1 0 0 0,1 0 0 0 0,-1 0 0 0 0,1 0 0 0 0,-1 0 0 0 0,0-3 0 0 0,0-1-6356 0 0</inkml:trace>
  <inkml:trace contextRef="#ctx0" brushRef="#br0" timeOffset="10667.13">1293 4063 10591 0 0,'-2'4'989'0'0,"0"0"0"0"0,1 1-1 0 0,-1 0 1 0 0,1-1 0 0 0,0 1-1 0 0,0 0 1 0 0,0 7 0 0 0,1-4 52 0 0,0 0 0 0 0,1 1 0 0 0,2 14 1 0 0,4 2-42 0 0,17 45 1 0 0,-12-37-830 0 0,-7-20-98 0 0,-2-3-19 0 0,0 0 0 0 0,1 0 0 0 0,0 0 0 0 0,1 0 0 0 0,0-1 0 0 0,0 1 0 0 0,11 12 0 0 0,-16-21-60 0 0,1-1 0 0 0,-1 0 0 0 0,0 0 0 0 0,0 0 0 0 0,0 0 0 0 0,0 1 0 0 0,1-1 0 0 0,-1 0 0 0 0,0 0 0 0 0,0 0 0 0 0,0 0 0 0 0,1 0 0 0 0,-1 0 0 0 0,0 0 0 0 0,0 1 0 0 0,0-1 0 0 0,1 0 0 0 0,-1 0 0 0 0,0 0 0 0 0,0 0 0 0 0,1 0 0 0 0,-1 0 0 0 0,0 0 0 0 0,0 0 0 0 0,1 0 0 0 0,-1 0 0 0 0,0 0 0 0 0,0 0 0 0 0,1-1 0 0 0,-1 1 0 0 0,0 0 1 0 0,0 0-1 0 0,0 0 0 0 0,1 0 0 0 0,-1 0 0 0 0,0 0 0 0 0,0 0 0 0 0,0-1 0 0 0,1 1 0 0 0,-1 0 0 0 0,0 0 0 0 0,0 0 0 0 0,0 0 0 0 0,0-1 0 0 0,0 1 0 0 0,1 0 0 0 0,-1 0 0 0 0,0 0 0 0 0,0-1 0 0 0,0 1 0 0 0,0 0 0 0 0,0 0 0 0 0,0-1 0 0 0,0 1 0 0 0,0 0 0 0 0,0-1 0 0 0,3-15-2675 0 0,-3 5-5393 0 0</inkml:trace>
  <inkml:trace contextRef="#ctx0" brushRef="#br0" timeOffset="11039.36">1234 3982 8751 0 0,'-11'9'384'0'0,"7"-6"88"0"0,-1 0-376 0 0,3 0-96 0 0,0-2 0 0 0,1-1 0 0 0,-1-1 1408 0 0,2-2 272 0 0,2-1 48 0 0,1-6 16 0 0,1-8-784 0 0,4-2-160 0 0,3 2-32 0 0,3 1-8 0 0,2-2-648 0 0,2-1-112 0 0,0 1 0 0 0,1 1-7896 0 0</inkml:trace>
  <inkml:trace contextRef="#ctx0" brushRef="#br0" timeOffset="11416.43">1579 4009 5527 0 0,'-2'10'206'0'0,"1"1"-1"0"0,-1-1 0 0 0,1 13 0 0 0,2-14 711 0 0,-1 1-1 0 0,2 0 0 0 0,-1-1 0 0 0,1 1 0 0 0,7 18 0 0 0,-9-27-742 0 0,0 1-1 0 0,1-1 0 0 0,-1 1 0 0 0,1-1 0 0 0,-1 0 0 0 0,1 1 1 0 0,0-1-1 0 0,0 0 0 0 0,-1 1 0 0 0,1-1 0 0 0,0 0 1 0 0,0 0-1 0 0,0 0 0 0 0,0 0 0 0 0,1 0 0 0 0,-1 0 0 0 0,0 0 1 0 0,0 0-1 0 0,0 0 0 0 0,3 1 0 0 0,-3-2-111 0 0,0-1-1 0 0,0 1 0 0 0,0 0 1 0 0,0-1-1 0 0,0 1 1 0 0,0-1-1 0 0,0 1 1 0 0,0-1-1 0 0,0 1 0 0 0,0-1 1 0 0,0 0-1 0 0,-1 1 1 0 0,1-1-1 0 0,0 0 0 0 0,0 1 1 0 0,-1-1-1 0 0,1 0 1 0 0,-1 0-1 0 0,1 0 1 0 0,-1 0-1 0 0,1 0 0 0 0,-1 0 1 0 0,1 0-1 0 0,-1 0 1 0 0,0 0-1 0 0,1 0 0 0 0,-1 0 1 0 0,0-1-1 0 0,28-107 1386 0 0,-1 4-344 0 0,-22 90-719 0 0,0 0-1 0 0,2 0 0 0 0,-1 1 1 0 0,18-25-1 0 0,-23 37-347 0 0,0 0-1 0 0,0 1 0 0 0,0-1 1 0 0,0 1-1 0 0,0-1 1 0 0,1 1-1 0 0,-1 0 1 0 0,1-1-1 0 0,-1 1 0 0 0,1 0 1 0 0,-1 0-1 0 0,1 0 1 0 0,0 0-1 0 0,-1 0 0 0 0,1 0 1 0 0,0 1-1 0 0,0-1 1 0 0,-1 0-1 0 0,1 1 1 0 0,0 0-1 0 0,0-1 0 0 0,0 1 1 0 0,0 0-1 0 0,0 0 1 0 0,0 0-1 0 0,3 0 0 0 0,-2 2-9 0 0,0-1-1 0 0,1 0 0 0 0,-1 1 0 0 0,0 0 0 0 0,0 0 1 0 0,0 0-1 0 0,0 0 0 0 0,0 0 0 0 0,-1 0 0 0 0,1 1 1 0 0,-1-1-1 0 0,1 1 0 0 0,2 5 0 0 0,4 3 41 0 0,-1 1-1 0 0,-1 1 1 0 0,0 0-1 0 0,-1 0 1 0 0,6 17-1 0 0,15 68 187 0 0,-12-37-201 0 0,-14-57-115 0 0,6 15 120 0 0,-7-19-101 0 0,0 1 0 0 0,0-1 0 0 0,1 0 0 0 0,-1 1 0 0 0,0-1 0 0 0,1 1 0 0 0,-1-1 0 0 0,0 0 0 0 0,1 0 0 0 0,-1 1 0 0 0,1-1 0 0 0,-1 0 0 0 0,0 1 0 0 0,1-1 0 0 0,-1 0 1 0 0,1 0-1 0 0,-1 0 0 0 0,1 0 0 0 0,-1 1 0 0 0,1-1 0 0 0,-1 0 0 0 0,1 0 0 0 0,-1 0 0 0 0,1 0 0 0 0,-1 0 0 0 0,1 0 0 0 0,-1 0 0 0 0,1 0 0 0 0,-1 0 0 0 0,0 0 0 0 0,1-1 0 0 0,0 1 1 0 0,5-1-5341 0 0,-1 1-1798 0 0</inkml:trace>
  <inkml:trace contextRef="#ctx0" brushRef="#br0" timeOffset="11837.23">2175 3531 4607 0 0,'-22'24'7883'0'0,"2"0"-4141"0"0,-22 24 197 0 0,38-44-3752 0 0,0 1-1 0 0,1-1 1 0 0,-1 1-1 0 0,1 0 1 0 0,0 0-1 0 0,0 0 1 0 0,0 0-1 0 0,1 1 1 0 0,0-1-1 0 0,0 1 1 0 0,-1 6 0 0 0,2-10-167 0 0,1 0 0 0 0,0 0 0 0 0,-1 0 1 0 0,1 0-1 0 0,0 0 0 0 0,0 0 0 0 0,0 0 1 0 0,1 0-1 0 0,-1 0 0 0 0,0 0 1 0 0,1 0-1 0 0,-1 0 0 0 0,1 0 0 0 0,0 0 1 0 0,0 0-1 0 0,0 0 0 0 0,-1-1 0 0 0,2 1 1 0 0,-1 0-1 0 0,0 0 0 0 0,0-1 1 0 0,1 1-1 0 0,-1-1 0 0 0,0 1 0 0 0,1-1 1 0 0,0 0-1 0 0,-1 0 0 0 0,1 1 1 0 0,0-1-1 0 0,-1 0 0 0 0,1 0 0 0 0,0-1 1 0 0,0 1-1 0 0,3 0 0 0 0,9 3 50 0 0,1-1 0 0 0,-1 0 0 0 0,24 1 0 0 0,-24-4-58 0 0,0 2 0 0 0,0 0 0 0 0,26 7 0 0 0,-38-8-12 0 0,1 0 0 0 0,-1 0 0 0 0,0 0 1 0 0,0 0-1 0 0,0 0 0 0 0,0 0 0 0 0,0 0 0 0 0,0 1 0 0 0,0-1 0 0 0,-1 1 0 0 0,1-1 1 0 0,0 1-1 0 0,-1 0 0 0 0,1 0 0 0 0,-1 0 0 0 0,0 0 0 0 0,1 0 0 0 0,-1 0 0 0 0,0 0 0 0 0,0 0 1 0 0,-1 0-1 0 0,1 1 0 0 0,0-1 0 0 0,-1 0 0 0 0,1 0 0 0 0,-1 1 0 0 0,0-1 0 0 0,0 0 1 0 0,0 1-1 0 0,0-1 0 0 0,-1 5 0 0 0,0-1 5 0 0,0 0 0 0 0,0-1 0 0 0,-1 1 0 0 0,0 0 0 0 0,-1-1 0 0 0,1 0 0 0 0,-1 1 0 0 0,0-1 0 0 0,0 0 0 0 0,0 0 0 0 0,-8 7 0 0 0,-9 11-5 0 0,10-11 0 0 0,-1 0 0 0 0,0 0 0 0 0,-1-2 0 0 0,0 1 0 0 0,-1-1 0 0 0,-27 16 0 0 0,23-18-4 0 0,15-6 0 0 0,0 0 1 0 0,-1-1 0 0 0,1 1-1 0 0,-1-1 1 0 0,1 0-1 0 0,-1 0 1 0 0,0 0-1 0 0,1 0 1 0 0,-1 0 0 0 0,0 0-1 0 0,0-1 1 0 0,0 0-1 0 0,0 1 1 0 0,1-1 0 0 0,-1 0-1 0 0,0 0 1 0 0,0-1-1 0 0,0 1 1 0 0,0-1 0 0 0,-4-1-1 0 0,4 1-44 0 0,-1 0 0 0 0,1-1 1 0 0,0 1-1 0 0,0-1 0 0 0,0 0 0 0 0,1 0 0 0 0,-1 0 0 0 0,0 0 1 0 0,-3-5-1 0 0,5 6-118 0 0,0-1 0 0 0,0 0-1 0 0,0 0 1 0 0,0 0 0 0 0,0 0 0 0 0,1 0 0 0 0,-1 0 0 0 0,0 0 0 0 0,1 0 0 0 0,0 0 0 0 0,-1 0 0 0 0,1 0 0 0 0,0 0 0 0 0,0 0-1 0 0,0 0 1 0 0,1 0 0 0 0,0-3 0 0 0,2-13-7082 0 0</inkml:trace>
  <inkml:trace contextRef="#ctx0" brushRef="#br0" timeOffset="12223.37">2424 3051 13823 0 0,'4'7'6842'0'0,"3"13"-6144"0"0,-5-14 98 0 0,118 388 4087 0 0,-64-220-4686 0 0,-48-152-197 0 0,1 2-727 0 0,0 0 1 0 0,2-1 0 0 0,18 30 0 0 0,-25-48-1416 0 0</inkml:trace>
  <inkml:trace contextRef="#ctx0" brushRef="#br0" timeOffset="12737.89">2373 3501 5983 0 0,'0'-4'7639'0'0,"6"-9"-4091"0"0,9-11-816 0 0,8-4-1542 0 0,1 1 0 0 0,2 1 1 0 0,44-36-1 0 0,-66 59-859 0 0,8-3-125 0 0,-4 2-191 0 0,5-3 55 0 0,1 0 0 0 0,0 0 0 0 0,0 2-1 0 0,1 0 1 0 0,26-6 0 0 0,-37 11-65 0 0,-1 0 0 0 0,1-1 1 0 0,-1 1-1 0 0,1 0 0 0 0,-1 0 0 0 0,0 1 1 0 0,1-1-1 0 0,-1 1 0 0 0,1 0 1 0 0,-1 0-1 0 0,0 0 0 0 0,0 0 0 0 0,1 0 1 0 0,-1 1-1 0 0,0 0 0 0 0,0-1 1 0 0,0 1-1 0 0,3 3 0 0 0,-3-2 0 0 0,0 0 0 0 0,0 1 0 0 0,-1 0 0 0 0,1-1 0 0 0,-1 1 0 0 0,0 0 0 0 0,0 0 0 0 0,0 0 0 0 0,0 1 0 0 0,-1-1 0 0 0,0 0 0 0 0,0 1 0 0 0,1 6 0 0 0,1 16 37 0 0,-2 1 0 0 0,-4 53 0 0 0,1-49-27 0 0,3 53-1 0 0,-1-83-14 0 0,0-1 0 0 0,1 1 0 0 0,-1 0 0 0 0,0-1 0 0 0,0 1 1 0 0,1-1-1 0 0,-1 1 0 0 0,1-1 0 0 0,0 1 0 0 0,-1-1 0 0 0,1 1 0 0 0,0-1 0 0 0,0 0 0 0 0,0 1 0 0 0,0-1 0 0 0,2 3 0 0 0,-2-4 0 0 0,0 0-1 0 0,-1 0 1 0 0,1 1-1 0 0,0-1 1 0 0,0 0-1 0 0,0 0 1 0 0,0 0-1 0 0,0 0 1 0 0,0 0-1 0 0,0 0 1 0 0,0 0-1 0 0,0 0 0 0 0,0 0 1 0 0,0-1-1 0 0,0 1 1 0 0,0 0-1 0 0,-1-1 1 0 0,1 1-1 0 0,0 0 1 0 0,0-1-1 0 0,0 1 1 0 0,0-1-1 0 0,-1 1 1 0 0,1-1-1 0 0,0 0 1 0 0,0 1-1 0 0,-1-1 1 0 0,1 0-1 0 0,0-1 0 0 0,40-46-136 0 0,-34 38 117 0 0,0-2-1 0 0,-1 1 1 0 0,0-1 0 0 0,0 1-1 0 0,6-23 1 0 0,-3 10-7 0 0,53-147-528 0 0,-62 171 553 0 0,0-1-1 0 0,0 0 1 0 0,1 1 0 0 0,-1-1-1 0 0,0 1 1 0 0,0-1 0 0 0,0 1-1 0 0,1-1 1 0 0,-1 0 0 0 0,0 1-1 0 0,1-1 1 0 0,-1 1 0 0 0,0-1-1 0 0,1 1 1 0 0,-1-1 0 0 0,1 1-1 0 0,-1 0 1 0 0,1-1 0 0 0,-1 1-1 0 0,1 0 1 0 0,0-1 0 0 0,4 9-67 0 0,0 26-38 0 0,-4-31 102 0 0,0 11 5 0 0,14 69 0 0 0,-14-76 0 0 0,1-1 0 0 0,0 1 0 0 0,0-1 0 0 0,1 1 0 0 0,0-1 0 0 0,0 0 0 0 0,1 0 0 0 0,-1-1 0 0 0,9 11 0 0 0,-3-9 0 0 0,0 0 0 0 0,1-1 0 0 0,-1 1 0 0 0,17 6 0 0 0,-25-13 9 0 0,0 1 1 0 0,1-1-1 0 0,-1 0 1 0 0,1 0-1 0 0,-1 0 0 0 0,1 1 1 0 0,-1-1-1 0 0,1-1 0 0 0,-1 1 1 0 0,1 0-1 0 0,-1 0 0 0 0,1-1 1 0 0,-1 1-1 0 0,1 0 0 0 0,-1-1 1 0 0,1 1-1 0 0,-1-1 0 0 0,2-1 1 0 0,27-17 294 0 0,-20 11-218 0 0,-7 6-42 0 0,-1-1 0 0 0,1 1-1 0 0,-1-1 1 0 0,1 0 0 0 0,-1 1 0 0 0,0-1-1 0 0,0-1 1 0 0,-1 1 0 0 0,1 0 0 0 0,0 0-1 0 0,-1 0 1 0 0,0-1 0 0 0,2-6 0 0 0,7-49 364 0 0,-9 51-349 0 0,0-5-43 0 0,0 0 0 0 0,0 0 1 0 0,-2 1-1 0 0,1-1 0 0 0,-1 0 0 0 0,-1 0 0 0 0,-1 1 1 0 0,1-1-1 0 0,-2 1 0 0 0,0 0 0 0 0,0 0 0 0 0,-1 0 1 0 0,-1 0-1 0 0,0 1 0 0 0,0 0 0 0 0,-1 0 0 0 0,-1 1 1 0 0,0 0-1 0 0,0 0 0 0 0,-15-13 0 0 0,14 13-637 0 0,9 5-380 0 0,16 2-1776 0 0,-2 3 907 0 0,-3-3-5617 0 0</inkml:trace>
  <inkml:trace contextRef="#ctx0" brushRef="#br0" timeOffset="13087.2">3510 3048 15199 0 0,'-1'1'265'0'0,"-1"1"-1"0"0,1-2 1 0 0,0 1-1 0 0,-1 0 1 0 0,1 0-1 0 0,-1 0 0 0 0,1-1 1 0 0,-1 1-1 0 0,0-1 1 0 0,1 1-1 0 0,-1-1 1 0 0,0 0-1 0 0,1 1 1 0 0,-1-1-1 0 0,1 0 1 0 0,-1 0-1 0 0,0 0 0 0 0,0 0 1 0 0,1 0-1 0 0,-1-1 1 0 0,1 1-1 0 0,-3-1 1 0 0,1 0-40 0 0,0 1 1 0 0,0 0-1 0 0,0 0 1 0 0,0 0-1 0 0,0 0 1 0 0,0 0-1 0 0,0 0 1 0 0,-5 2-1 0 0,4 0-98 0 0,0 1 0 0 0,0-1 0 0 0,0 1 0 0 0,0 0 0 0 0,1 0 0 0 0,-1 0 0 0 0,1 1 0 0 0,0-1 0 0 0,0 1 1 0 0,0 0-1 0 0,0-1 0 0 0,1 1 0 0 0,-1 1 0 0 0,1-1 0 0 0,0 0 0 0 0,-2 8 0 0 0,-2 6 86 0 0,0 0 0 0 0,-4 33 0 0 0,7-36-173 0 0,2 0 0 0 0,0 0 0 0 0,1 0 0 0 0,2 16 0 0 0,-1-23-40 0 0,0-1-1 0 0,0 0 0 0 0,1 1 1 0 0,0-1-1 0 0,0 0 0 0 0,0 0 1 0 0,1 0-1 0 0,0 0 0 0 0,1-1 1 0 0,4 7-1 0 0,-7-11-17 0 0,0-1 0 0 0,1 1 0 0 0,-1-1-1 0 0,1 0 1 0 0,-1 0 0 0 0,1 0 0 0 0,-1 0 0 0 0,1 0-1 0 0,0 0 1 0 0,-1 0 0 0 0,1 0 0 0 0,0 0 0 0 0,0-1-1 0 0,0 1 1 0 0,0-1 0 0 0,3 1 0 0 0,34-2-809 0 0,-5 0-50 0 0,-31 1 712 0 0,0 0 0 0 0,0 0 0 0 0,0 0 0 0 0,0 0 0 0 0,0 0 0 0 0,1 0 0 0 0,2-2 0 0 0,12-6-6083 0 0,-7 0-955 0 0</inkml:trace>
  <inkml:trace contextRef="#ctx0" brushRef="#br0" timeOffset="13481.12">3688 2498 15199 0 0,'-3'10'917'0'0,"0"0"0"0"0,0 0-1 0 0,1 1 1 0 0,1-1 0 0 0,0 1-1 0 0,0-1 1 0 0,1 12-1 0 0,6 33-9 0 0,2-1-1 0 0,2 0 0 0 0,17 54 0 0 0,3 12-273 0 0,-19-73-596 0 0,29 74 1 0 0,34 35-3248 0 0,-64-138 2306 0 0</inkml:trace>
  <inkml:trace contextRef="#ctx0" brushRef="#br0" timeOffset="13889.09">3581 2953 7831 0 0,'-7'9'-252'0'0,"-1"5"4201"0"0,16-20 1234 0 0,43-41 288 0 0,32-17-3218 0 0,-25 19-1394 0 0,-45 35-827 0 0,11-9 82 0 0,29-18-1 0 0,-46 33-101 0 0,-1 0 1 0 0,1 0-1 0 0,0 1 0 0 0,0 0 0 0 0,0 1 0 0 0,0-1 0 0 0,0 1 1 0 0,1 1-1 0 0,-1-1 0 0 0,9 1 0 0 0,-13 1-7 0 0,0 1 1 0 0,0 0-1 0 0,0 0 0 0 0,0 0 1 0 0,0 0-1 0 0,0 0 0 0 0,0 1 1 0 0,0-1-1 0 0,0 1 0 0 0,-1 0 1 0 0,1 0-1 0 0,-1 0 0 0 0,0 0 1 0 0,1 0-1 0 0,-1 0 0 0 0,0 1 1 0 0,0-1-1 0 0,0 1 0 0 0,-1-1 1 0 0,1 1-1 0 0,0 0 0 0 0,1 5 1 0 0,5 8 40 0 0,-2 0 0 0 0,8 29 0 0 0,-9-24 44 0 0,-2 0-1 0 0,0 0 0 0 0,-1 0 0 0 0,-3 42 0 0 0,1-34 46 0 0,4 50-1 0 0,-4-78-254 0 0,0 1-1 0 0,1-1 1 0 0,-1 1 0 0 0,1-1-1 0 0,-1 1 1 0 0,1-1 0 0 0,-1 0-1 0 0,1 1 1 0 0,0-1 0 0 0,-1 0-1 0 0,1 0 1 0 0,0 0 0 0 0,0 1-1 0 0,0-1 1 0 0,0 0 0 0 0,0 0-1 0 0,0 0 1 0 0,0 0 0 0 0,1-1-1 0 0,-1 1 1 0 0,0 0 0 0 0,0 0-1 0 0,1-1 1 0 0,-1 1 0 0 0,1-1-1 0 0,-1 1 1 0 0,0-1 0 0 0,1 1-1 0 0,-1-1 1 0 0,1 0 0 0 0,-1 0-1 0 0,1 0 1 0 0,-1 0 0 0 0,1 0-1 0 0,-1 0 1 0 0,0 0 0 0 0,1 0-1 0 0,1-1 1 0 0,8-5-7843 0 0</inkml:trace>
  <inkml:trace contextRef="#ctx0" brushRef="#br0" timeOffset="14354.57">4223 2695 11975 0 0,'-5'20'2165'0'0,"0"0"0"0"0,2 1 0 0 0,-1 37-1 0 0,4-37-1724 0 0,0-1 0 0 0,2 1-1 0 0,0-1 1 0 0,2 1-1 0 0,0-1 1 0 0,13 37-1 0 0,-16-55-410 0 0,0 1 0 0 0,0-1-1 0 0,0 0 1 0 0,0 1 0 0 0,0-1 0 0 0,1 0-1 0 0,-1 0 1 0 0,1 0 0 0 0,-1 0-1 0 0,1 0 1 0 0,0 0 0 0 0,0-1 0 0 0,0 1-1 0 0,0 0 1 0 0,0-1 0 0 0,0 0 0 0 0,0 1-1 0 0,0-1 1 0 0,1 0 0 0 0,-1 0 0 0 0,0 0-1 0 0,1 0 1 0 0,-1-1 0 0 0,1 1 0 0 0,-1-1-1 0 0,1 0 1 0 0,-1 1 0 0 0,1-1-1 0 0,-1 0 1 0 0,1 0 0 0 0,0-1 0 0 0,-1 1-1 0 0,1 0 1 0 0,-1-1 0 0 0,4-1 0 0 0,-1 1-24 0 0,0-1 1 0 0,0-1-1 0 0,0 1 1 0 0,0-1 0 0 0,0 0-1 0 0,0 0 1 0 0,-1 0-1 0 0,1-1 1 0 0,-1 1 0 0 0,0-1-1 0 0,0 0 1 0 0,0-1-1 0 0,-1 1 1 0 0,1 0 0 0 0,2-7-1 0 0,-1 0 4 0 0,0-1 0 0 0,0 1 0 0 0,-1-1 1 0 0,-1 0-1 0 0,0-1 0 0 0,2-20 0 0 0,-3 5 29 0 0,-3-54 0 0 0,1 78-42 0 0,-1 1 0 0 0,0 0-1 0 0,0-1 1 0 0,0 1 0 0 0,0 0 0 0 0,0-1 0 0 0,-1 1-1 0 0,1 0 1 0 0,-1 0 0 0 0,0 0 0 0 0,0 0-1 0 0,0 0 1 0 0,0 1 0 0 0,-1-1 0 0 0,1 1 0 0 0,-1-1-1 0 0,0 1 1 0 0,1 0 0 0 0,-1 0 0 0 0,0 0-1 0 0,0 0 1 0 0,0 1 0 0 0,0-1 0 0 0,-7-1-1 0 0,-3-2-206 0 0,0 1 0 0 0,-1 1 0 0 0,0 0 0 0 0,-25-2 0 0 0,23 7-114 0 0,9 1-1196 0 0,4 3-4748 0 0,3-2-495 0 0</inkml:trace>
  <inkml:trace contextRef="#ctx0" brushRef="#br0" timeOffset="14762.32">4447 2584 6447 0 0,'19'109'4188'0'0,"9"36"7040"0"0,-29-145-11208 0 0,1 0 1 0 0,0 0-1 0 0,0 0 0 0 0,0 1 0 0 0,0-1 0 0 0,0 0 1 0 0,0 0-1 0 0,0 0 0 0 0,0 0 0 0 0,0 1 0 0 0,0-1 1 0 0,0 0-1 0 0,0 0 0 0 0,0 0 0 0 0,0 1 0 0 0,0-1 1 0 0,0 0-1 0 0,0 0 0 0 0,1 0 0 0 0,-1 0 0 0 0,0 1 1 0 0,0-1-1 0 0,0 0 0 0 0,0 0 0 0 0,0 0 0 0 0,0 0 1 0 0,0 0-1 0 0,0 1 0 0 0,1-1 0 0 0,-1 0 1 0 0,0 0-1 0 0,0 0 0 0 0,0 0 0 0 0,0 0 0 0 0,1 0 1 0 0,-1 0-1 0 0,0 0 0 0 0,0 0 0 0 0,0 0 0 0 0,0 1 1 0 0,1-1-1 0 0,-1 0 0 0 0,0 0 0 0 0,0 0 0 0 0,0 0 1 0 0,0 0-1 0 0,1 0 0 0 0,-1 0 0 0 0,0 0 0 0 0,0 0 1 0 0,1-1-1 0 0,5-10 411 0 0,4-26-217 0 0,-9 33-102 0 0,9-41 194 0 0,-5 17 46 0 0,2 1-1 0 0,11-31 0 0 0,-16 52-292 0 0,0 0 0 0 0,1 0 1 0 0,0 0-1 0 0,0 1 0 0 0,1-1 0 0 0,-1 1 0 0 0,1 0 1 0 0,0 0-1 0 0,1 0 0 0 0,-1 1 0 0 0,1-1 0 0 0,0 1 1 0 0,0 0-1 0 0,10-6 0 0 0,-13 10-48 0 0,0-1 0 0 0,0 1 0 0 0,0-1 0 0 0,0 1-1 0 0,0-1 1 0 0,0 1 0 0 0,0 0 0 0 0,0 0 0 0 0,0 0 0 0 0,0 0 0 0 0,0 1-1 0 0,0-1 1 0 0,0 0 0 0 0,0 1 0 0 0,0-1 0 0 0,0 1 0 0 0,0 0 0 0 0,0 0-1 0 0,0 0 1 0 0,0 0 0 0 0,-1 0 0 0 0,1 0 0 0 0,0 0 0 0 0,-1 1 0 0 0,1-1-1 0 0,-1 0 1 0 0,1 1 0 0 0,-1-1 0 0 0,0 1 0 0 0,2 2 0 0 0,5 6 67 0 0,0 2 1 0 0,0-1 0 0 0,7 18-1 0 0,-10-20-17 0 0,32 75 342 0 0,-27-58-380 0 0,27 49-1 0 0,-37-74-61 0 0,1 0-1 0 0,-1 0 1 0 0,1 0-1 0 0,0 0 1 0 0,0 0-1 0 0,0 0 1 0 0,-1 0 0 0 0,1 0-1 0 0,0-1 1 0 0,0 1-1 0 0,0 0 1 0 0,0 0-1 0 0,1-1 1 0 0,1 2-1 0 0,-3-2 30 0 0,1 0-1 0 0,0 0 0 0 0,-1 0 0 0 0,1 0 0 0 0,-1 0 0 0 0,1 0 0 0 0,-1 0 1 0 0,1 0-1 0 0,0 0 0 0 0,-1 0 0 0 0,1 0 0 0 0,-1-1 0 0 0,1 1 0 0 0,-1 0 1 0 0,1 0-1 0 0,-1-1 0 0 0,1 1 0 0 0,-1 0 0 0 0,1-1 0 0 0,-1 1 1 0 0,1 0-1 0 0,0-1 0 0 0,9-15-2174 0 0,-2-2-4213 0 0,-3 2-1210 0 0</inkml:trace>
  <inkml:trace contextRef="#ctx0" brushRef="#br0" timeOffset="14763.32">5104 2112 3223 0 0,'0'-1'296'0'0,"0"1"0"0"0,0 0 0 0 0,0 0 0 0 0,-1 0-1 0 0,1-1 1 0 0,0 1 0 0 0,0 0 0 0 0,-1 0 0 0 0,1 0 0 0 0,0 0-1 0 0,0-1 1 0 0,-1 1 0 0 0,1 0 0 0 0,0 0 0 0 0,0 0-1 0 0,-1 0 1 0 0,1 0 0 0 0,0 0 0 0 0,0 0 0 0 0,-1 0-1 0 0,1 0 1 0 0,0 0 0 0 0,-1 0 0 0 0,1 0 0 0 0,0 0-1 0 0,0 0 1 0 0,-1 0 0 0 0,1 0 0 0 0,0 0 0 0 0,0 0-1 0 0,-1 0 1 0 0,1 1 0 0 0,0-1 0 0 0,0 0 0 0 0,-1 0-1 0 0,-14 10 4714 0 0,-13 16-2108 0 0,26-23-2292 0 0,-4 3-444 0 0,0 1 0 0 0,1 0 0 0 0,0 1 0 0 0,0-1 0 0 0,1 1 0 0 0,0 0 0 0 0,0 0 0 0 0,1 0 0 0 0,0 0 0 0 0,1 1 0 0 0,0 0 0 0 0,0-1 0 0 0,1 1 0 0 0,-1 12 0 0 0,2-20-121 0 0,0 1 1 0 0,0 0 0 0 0,0-1-1 0 0,1 1 1 0 0,-1-1 0 0 0,1 0-1 0 0,-1 1 1 0 0,1-1 0 0 0,-1 1-1 0 0,1-1 1 0 0,0 0 0 0 0,-1 1-1 0 0,1-1 1 0 0,0 0 0 0 0,0 0-1 0 0,0 1 1 0 0,0-1 0 0 0,0 0-1 0 0,1 0 1 0 0,-1 0 0 0 0,0-1-1 0 0,0 1 1 0 0,1 0 0 0 0,-1 0-1 0 0,0-1 1 0 0,1 1 0 0 0,-1 0-1 0 0,1-1 1 0 0,-1 1-1 0 0,1-1 1 0 0,-1 0 0 0 0,1 0-1 0 0,2 1 1 0 0,6-1 27 0 0,0 0-1 0 0,0-1 0 0 0,-1 0 1 0 0,15-2-1 0 0,3-1 32 0 0,-23 3-102 0 0,0 1 0 0 0,0 0 0 0 0,1 0 0 0 0,-1 1 0 0 0,0-1 0 0 0,0 1-1 0 0,0 0 1 0 0,0 0 0 0 0,0 0 0 0 0,0 1 0 0 0,0 0 0 0 0,0-1 0 0 0,0 1 0 0 0,-1 0-1 0 0,1 1 1 0 0,-1-1 0 0 0,1 1 0 0 0,-1-1 0 0 0,0 1 0 0 0,3 4 0 0 0,-2-2 8 0 0,-1 0 1 0 0,0 0 0 0 0,0 0 0 0 0,-1 1-1 0 0,1-1 1 0 0,-1 1 0 0 0,0-1 0 0 0,-1 1-1 0 0,1 0 1 0 0,-1 0 0 0 0,-1 0 0 0 0,1 0-1 0 0,-1 10 1 0 0,-1-1 94 0 0,0 0 1 0 0,-1-1-1 0 0,-1 1 0 0 0,0 0 1 0 0,-1-1-1 0 0,-1 0 0 0 0,0 0 1 0 0,-13 24-1 0 0,-6 4 607 0 0,-39 52-1 0 0,52-81-594 0 0,0 0 0 0 0,0 0 0 0 0,-1-1 0 0 0,-1-1 0 0 0,-15 12 0 0 0,43-41-5713 0 0,-4 8-3318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09:51.151"/>
    </inkml:context>
    <inkml:brush xml:id="br0">
      <inkml:brushProperty name="width" value="0.025" units="cm"/>
      <inkml:brushProperty name="height" value="0.025" units="cm"/>
      <inkml:brushProperty name="color" value="#5B2D90"/>
    </inkml:brush>
  </inkml:definitions>
  <inkml:trace contextRef="#ctx0" brushRef="#br0">5650 530 10591 0 0,'-5'1'472'0'0,"3"-1"96"0"0,1 0-456 0 0,-1-1-112 0 0,1 1 0 0 0,1-2 0 0 0,1 1 512 0 0,1-1 88 0 0,1 0 8 0 0,2-3 8 0 0,2 1-224 0 0,2 0-40 0 0,0-2-16 0 0,1 1 0 0 0,3-1-784 0 0,-1 1-152 0 0,2 1-32 0 0,1-3-8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08:43.894"/>
    </inkml:context>
    <inkml:brush xml:id="br0">
      <inkml:brushProperty name="width" value="0.025" units="cm"/>
      <inkml:brushProperty name="height" value="0.025" units="cm"/>
      <inkml:brushProperty name="color" value="#5B2D90"/>
    </inkml:brush>
  </inkml:definitions>
  <inkml:trace contextRef="#ctx0" brushRef="#br0">52 81 1375 0 0,'-2'1'218'0'0,"0"-1"-1"0"0,1 1 1 0 0,-1 0-1 0 0,0-1 1 0 0,0 1-1 0 0,0-1 0 0 0,0 0 1 0 0,0 1-1 0 0,0-1 1 0 0,0 0-1 0 0,-1 0 1 0 0,1 0-1 0 0,0-1 1 0 0,0 1-1 0 0,0-1 0 0 0,0 1 1 0 0,0-1-1 0 0,1 1 1 0 0,-4-3-1 0 0,4 3-70 0 0,0 0 0 0 0,1-1 0 0 0,-1 1 0 0 0,0-1 0 0 0,1 1 0 0 0,-1-1 0 0 0,1 1 0 0 0,-1-1 0 0 0,1 0 0 0 0,-1 1 0 0 0,1-1 0 0 0,0 0 0 0 0,-1 1 0 0 0,1-1 0 0 0,0 0 0 0 0,-1 1 0 0 0,1-1 0 0 0,0 0 0 0 0,0 0 0 0 0,-1-1 0 0 0,2 1 11 0 0,-1 0-1 0 0,0-1 1 0 0,0 1 0 0 0,0-1 0 0 0,1 1-1 0 0,-1 0 1 0 0,1 0 0 0 0,-1-1 0 0 0,1 1 0 0 0,0 0-1 0 0,-1 0 1 0 0,1-1 0 0 0,0 1 0 0 0,0 0 0 0 0,2-2-1 0 0,0-1 301 0 0,2 0 0 0 0,-1 0 0 0 0,0 1 0 0 0,1-1 0 0 0,0 1-1 0 0,0 0 1 0 0,0 0 0 0 0,0 0 0 0 0,0 1 0 0 0,0 0 0 0 0,1 0 0 0 0,-1 0-1 0 0,1 1 1 0 0,0-1 0 0 0,-1 1 0 0 0,1 1 0 0 0,0-1 0 0 0,8 1-1 0 0,-2 1-128 0 0,0 1 0 0 0,-1 0-1 0 0,1 0 1 0 0,-1 1-1 0 0,1 0 1 0 0,-1 1 0 0 0,21 11-1 0 0,18 9 302 0 0,0-2 0 0 0,2-2 0 0 0,60 14 0 0 0,-78-27-280 0 0,62 3 0 0 0,19 3 262 0 0,-36 2 16 0 0,98 7 0 0 0,-134-22-327 0 0,59-6 0 0 0,15-2 73 0 0,-35 11-184 0 0,29-1 44 0 0,-94-3-185 0 0,0-1 1 0 0,-1-1 0 0 0,1 0-1 0 0,28-10 1 0 0,19-9 110 0 0,0 3 0 0 0,2 2 0 0 0,0 4 0 0 0,73-6 0 0 0,-39 5 103 0 0,32-1 50 0 0,143 15 130 0 0,-113 11-273 0 0,-56-3 490 0 0,8 2 59 0 0,-15 7-719 0 0,-67-13 0 0 0,45 0 0 0 0,18 2 0 0 0,-16 6 0 0 0,58 7 0 0 0,-137-19 0 0 0,44 1 0 0 0,-1 2 0 0 0,0 3 0 0 0,-1 1 0 0 0,44 13 0 0 0,-80-19 0 0 0,-1 1 0 0 0,1-1 0 0 0,-1-1 0 0 0,1 1 0 0 0,-1-1 0 0 0,1 0 0 0 0,-1 0 0 0 0,1 0 0 0 0,8-3 0 0 0,52-15 0 0 0,-50 12 0 0 0,1 1 0 0 0,18-3 0 0 0,18 1 0 0 0,-52 7 0 0 0,1-1 0 0 0,0 1 0 0 0,-1-1 0 0 0,1 1 0 0 0,-1-1 0 0 0,1 1 0 0 0,-1-1 0 0 0,1 0 0 0 0,-1 1 0 0 0,0-1 0 0 0,3-2 0 0 0,-3 2 0 0 0,1 0 0 0 0,-1 0 0 0 0,1 0 0 0 0,-1 0 0 0 0,1 1 0 0 0,-1-1 0 0 0,1 0 0 0 0,-1 1 0 0 0,1-1 0 0 0,0 1 0 0 0,-1-1 0 0 0,3 1 0 0 0,48-4 0 0 0,-32-2 0 0 0,-17 2 0 0 0,-1 11 0 0 0,-1-6 0 0 0,0-1 0 0 0,1 0 0 0 0,-1 2 0 0 0,1-2 0 0 0,-1 0 0 0 0,2-2 0 0 0,-3 2 0 0 0,0 2 0 0 0,0-1 0 0 0,14 27-2161 0 0,-14-27 2016 0 0,1 0 0 0 0,-1-1 0 0 0,0 1 1 0 0,1 0-1 0 0,-1 0 0 0 0,1-1 0 0 0,0 1 1 0 0,-1 0-1 0 0,1-1 0 0 0,-1 1 0 0 0,1-1 1 0 0,0 1-1 0 0,-1-1 0 0 0,1 1 0 0 0,0-1 1 0 0,0 1-1 0 0,-1-1 0 0 0,1 1 0 0 0,0-1 1 0 0,0 0-1 0 0,0 0 0 0 0,0 1 0 0 0,0-1 1 0 0,-1 0-1 0 0,1 0 0 0 0,0 0 0 0 0,0 0 1 0 0,0 0-1 0 0,0 0 0 0 0,0 0 0 0 0,0 0 1 0 0,-1 0-1 0 0,1-1 0 0 0,0 1 0 0 0,0 0 1 0 0,0-1-1 0 0,0 1 0 0 0,-1 0 0 0 0,1-1 1 0 0,0 1-1 0 0,0-1 0 0 0,-1 1 0 0 0,1-1 1 0 0,0 1-1 0 0,-1-1 0 0 0,1 0 0 0 0,-1 1 1 0 0,1-1-1 0 0,-1 0 0 0 0,1 1 0 0 0,-1-1 1 0 0,1 0-1 0 0,-1 0 0 0 0,1 0 0 0 0,-1 1 1 0 0,0-1-1 0 0,0 0 0 0 0,1 0 0 0 0,-1 0 1 0 0,0 0-1 0 0,0-1 0 0 0,0 2 24 0 0,0-1-1 0 0,0 1 0 0 0,0-1 1 0 0,0 1-1 0 0,0-1 1 0 0,1 1-1 0 0,-1-1 1 0 0,0 1-1 0 0,0 0 1 0 0,0-1-1 0 0,1 1 0 0 0,-1-1 1 0 0,0 1-1 0 0,0-1 1 0 0,1 1-1 0 0,-1 0 1 0 0,0-1-1 0 0,1 1 1 0 0,-1 0-1 0 0,0-1 0 0 0,1 1 1 0 0,-1 0-1 0 0,1 0 1 0 0,-1-1-1 0 0,0 1 1 0 0,1 0-1 0 0,-1 0 0 0 0,1-1 1 0 0,5 2-6490 0 0</inkml:trace>
  <inkml:trace contextRef="#ctx0" brushRef="#br0" timeOffset="1653.95">1048 416 5983 0 0,'-8'6'1285'0'0,"0"2"0"0"0,1-1 0 0 0,0 1 0 0 0,0 0 0 0 0,-9 14-1 0 0,-8 9 4478 0 0,6-5-2058 0 0,16-22-3576 0 0,0 0 0 0 0,1-1 0 0 0,-1 1 0 0 0,1 0 0 0 0,0 0 0 0 0,1-1 1 0 0,-1 1-1 0 0,0 0 0 0 0,1 0 0 0 0,0 5 0 0 0,1 9-58 0 0,0 1 0 0 0,1-1-1 0 0,1 1 1 0 0,0-1 0 0 0,2 0-1 0 0,12 33 1 0 0,-17-50-79 0 0,0-1 1 0 0,0 0-1 0 0,0 1 0 0 0,0-1 0 0 0,0 0 1 0 0,1 1-1 0 0,-1-1 0 0 0,0 1 0 0 0,0-1 1 0 0,0 0-1 0 0,0 0 0 0 0,0 1 0 0 0,1-1 1 0 0,-1 0-1 0 0,0 1 0 0 0,0-1 0 0 0,1 0 1 0 0,-1 1-1 0 0,0-1 0 0 0,0 0 0 0 0,1 0 1 0 0,-1 0-1 0 0,0 1 0 0 0,0-1 0 0 0,1 0 1 0 0,-1 0-1 0 0,0 0 0 0 0,1 0 0 0 0,-1 0 1 0 0,1 1-1 0 0,-1-1 0 0 0,0 0 0 0 0,1 0 1 0 0,-1 0-1 0 0,0 0 0 0 0,1 0 0 0 0,-1 0 1 0 0,0 0-1 0 0,1 0 0 0 0,7-15-371 0 0,-1-24-1802 0 0,-5 19-3274 0 0,1-4-1728 0 0</inkml:trace>
  <inkml:trace contextRef="#ctx0" brushRef="#br0" timeOffset="2001.7">956 363 2303 0 0,'-10'10'-392'0'0,"-4"-3"6745"0"0,13-7-6119 0 0,1 0 0 0 0,0 0 1 0 0,-1 0-1 0 0,1 0 0 0 0,0 0 0 0 0,-1 0 1 0 0,1 0-1 0 0,-1 0 0 0 0,1 0 0 0 0,0-1 1 0 0,0 1-1 0 0,-1 0 0 0 0,1 0 0 0 0,0 0 1 0 0,-1 0-1 0 0,1-1 0 0 0,0 1 0 0 0,0 0 1 0 0,-1 0-1 0 0,1-1 0 0 0,0 1 0 0 0,0 0 1 0 0,-1-1-1 0 0,1 1 0 0 0,0 0 0 0 0,0-1 1 0 0,0 1-1 0 0,-3-20 2533 0 0,4 11-2156 0 0,0 0 0 0 0,1 0 0 0 0,0 1 0 0 0,0-1 0 0 0,4-9 0 0 0,-4 14-818 0 0,-1 0 1 0 0,1 0 0 0 0,0 0-1 0 0,1 0 1 0 0,-1 1 0 0 0,1-1 0 0 0,-1 1-1 0 0,1-1 1 0 0,0 1 0 0 0,0 0-1 0 0,0 0 1 0 0,7-4 0 0 0,1 1-6545 0 0</inkml:trace>
  <inkml:trace contextRef="#ctx0" brushRef="#br0" timeOffset="2376.94">1193 474 1375 0 0,'1'4'262'0'0,"0"1"-1"0"0,0-1 0 0 0,0 1 1 0 0,-1-1-1 0 0,0 1 0 0 0,0-1 1 0 0,0 1-1 0 0,-1-1 0 0 0,1 1 1 0 0,-1-1-1 0 0,-2 8 0 0 0,0 2 401 0 0,1-1 476 0 0,1-8-656 0 0,0 1 0 0 0,0-1-1 0 0,0 0 1 0 0,1 1 0 0 0,0-1 0 0 0,0 0 0 0 0,0 1-1 0 0,1-1 1 0 0,0 0 0 0 0,0 1 0 0 0,2 6 0 0 0,-1-14-162 0 0,0 1 0 0 0,-1-1 0 0 0,1 0 1 0 0,-1 0-1 0 0,1 0 0 0 0,-1 0 0 0 0,0 0 1 0 0,0 0-1 0 0,1-4 0 0 0,15-52 2383 0 0,1-5-505 0 0,-16 58-1996 0 0,1 0 1 0 0,-1 0-1 0 0,1 0 0 0 0,0 0 1 0 0,0 1-1 0 0,0-1 0 0 0,1 1 1 0 0,0 0-1 0 0,6-6 0 0 0,-9 9-181 0 0,1 0 0 0 0,-1 0 0 0 0,0 1 0 0 0,1-1 1 0 0,0 0-1 0 0,-1 1 0 0 0,1-1 0 0 0,-1 1 0 0 0,1-1 0 0 0,0 1 0 0 0,-1 0 0 0 0,1 0 0 0 0,0 0 0 0 0,-1 0 0 0 0,1 0 0 0 0,0 0 0 0 0,-1 0 1 0 0,1 0-1 0 0,0 1 0 0 0,-1-1 0 0 0,1 1 0 0 0,-1-1 0 0 0,1 1 0 0 0,-1 0 0 0 0,1-1 0 0 0,-1 1 0 0 0,1 0 0 0 0,-1 0 0 0 0,1 0 0 0 0,-1 0 0 0 0,0 0 1 0 0,0 0-1 0 0,0 1 0 0 0,1-1 0 0 0,0 2 0 0 0,2 2 21 0 0,1 0-1 0 0,-1 1 1 0 0,0-1-1 0 0,0 1 1 0 0,-1 0 0 0 0,0 1-1 0 0,4 7 1 0 0,-2 5 41 0 0,-1 0 1 0 0,0 1-1 0 0,1 33 0 0 0,-3-29 19 0 0,8 40-1 0 0,-10-63-105 0 0,0-1-1 0 0,1 1 1 0 0,-1 0 0 0 0,0 0-1 0 0,0 0 1 0 0,0 0-1 0 0,1 0 1 0 0,-1-1 0 0 0,1 1-1 0 0,-1 0 1 0 0,0 0-1 0 0,1-1 1 0 0,0 1 0 0 0,-1 0-1 0 0,1 0 1 0 0,-1-1 0 0 0,1 1-1 0 0,0-1 1 0 0,-1 1-1 0 0,1-1 1 0 0,0 1 0 0 0,0 0-1 0 0,0-1-6 0 0,0 0-1 0 0,0 0 1 0 0,-1 0-1 0 0,1 0 1 0 0,0 0 0 0 0,0-1-1 0 0,-1 1 1 0 0,1 0-1 0 0,0 0 1 0 0,-1-1-1 0 0,1 1 1 0 0,0 0-1 0 0,-1-1 1 0 0,1 1 0 0 0,-1-1-1 0 0,1 1 1 0 0,0 0-1 0 0,-1-1 1 0 0,1 1-1 0 0,0-2 1 0 0,3-3-94 0 0,0 0 0 0 0,0-1 0 0 0,0 0 0 0 0,4-8-1 0 0,2-6-1719 0 0,2-2-5811 0 0</inkml:trace>
  <inkml:trace contextRef="#ctx0" brushRef="#br0" timeOffset="2758.84">1793 464 8751 0 0,'-1'2'286'0'0,"0"-1"0"0"0,1 0 0 0 0,-1 1-1 0 0,0-1 1 0 0,1 0 0 0 0,-1 0 0 0 0,0 0-1 0 0,0 0 1 0 0,0 0 0 0 0,0 0 0 0 0,0 0-1 0 0,-1 0 1 0 0,1 0 0 0 0,-2 1-1 0 0,1-1 62 0 0,0 0-1 0 0,1 0 0 0 0,-1 0 0 0 0,1 1 0 0 0,-1-1 0 0 0,1 0 0 0 0,-1 1 0 0 0,1-1 0 0 0,0 1 0 0 0,0 0 0 0 0,0-1 0 0 0,-1 3 1 0 0,-2 9-11 0 0,1 0 1 0 0,0-1 0 0 0,1 1 0 0 0,1 0 0 0 0,0 1 0 0 0,1-1 0 0 0,0 0-1 0 0,1 0 1 0 0,0 0 0 0 0,1 0 0 0 0,1 0 0 0 0,0 0 0 0 0,8 20-1 0 0,-10-30-312 0 0,0 0-1 0 0,1 0 0 0 0,-1 0 0 0 0,1 0 1 0 0,0 0-1 0 0,0 0 0 0 0,0 0 0 0 0,0-1 1 0 0,0 1-1 0 0,1-1 0 0 0,-1 1 0 0 0,1-1 1 0 0,0 0-1 0 0,-1 0 0 0 0,1 0 0 0 0,0-1 1 0 0,0 1-1 0 0,0-1 0 0 0,1 1 0 0 0,2 0 1 0 0,-2-2-14 0 0,0 1 0 0 0,0-1 1 0 0,-1 0-1 0 0,1 0 0 0 0,0 0 1 0 0,0 0-1 0 0,-1-1 0 0 0,1 0 1 0 0,0 0-1 0 0,0 0 1 0 0,-1 0-1 0 0,1 0 0 0 0,-1-1 1 0 0,1 1-1 0 0,-1-1 0 0 0,0 0 1 0 0,5-4-1 0 0,-2 2-6 0 0,-1-1 0 0 0,0 0 0 0 0,0 0 0 0 0,-1 0 0 0 0,0-1 0 0 0,0 1 0 0 0,0-1 0 0 0,0 0 0 0 0,-1 0 0 0 0,0 0 0 0 0,0-1 0 0 0,-1 1 0 0 0,0-1 0 0 0,0 1 0 0 0,2-14 0 0 0,-3 11 2 0 0,0-1 0 0 0,0 0 0 0 0,-1 0-1 0 0,0 0 1 0 0,-1 1 0 0 0,0-1 0 0 0,0 0 0 0 0,-1 0 0 0 0,0 1-1 0 0,-7-16 1 0 0,8 23-27 0 0,0 0 0 0 0,0 0-1 0 0,-1-1 1 0 0,1 1 0 0 0,-1 0 0 0 0,0 1 0 0 0,0-1-1 0 0,0 0 1 0 0,0 0 0 0 0,0 1 0 0 0,0-1-1 0 0,0 1 1 0 0,0 0 0 0 0,-1-1 0 0 0,1 1-1 0 0,0 0 1 0 0,-1 0 0 0 0,1 1 0 0 0,-1-1-1 0 0,1 0 1 0 0,-1 1 0 0 0,1 0 0 0 0,-1-1 0 0 0,1 1-1 0 0,-1 0 1 0 0,0 1 0 0 0,1-1 0 0 0,-1 0-1 0 0,1 1 1 0 0,-1-1 0 0 0,1 1 0 0 0,-1 0-1 0 0,-2 1 1 0 0,1-1-11 0 0,1 0-1 0 0,0 0 1 0 0,0 0-1 0 0,0 0 0 0 0,0 1 1 0 0,0-1-1 0 0,0 1 1 0 0,1 0-1 0 0,-1 0 1 0 0,1 0-1 0 0,-1 0 1 0 0,1 1-1 0 0,-1-1 1 0 0,1 1-1 0 0,0-1 1 0 0,0 1-1 0 0,1 0 0 0 0,-1-1 1 0 0,0 1-1 0 0,1 0 1 0 0,0 0-1 0 0,-1 1 1 0 0,1-1-1 0 0,0 0 1 0 0,0 6-1 0 0,1-7-109 0 0,0-1-1 0 0,1 1 1 0 0,-1-1-1 0 0,0 1 1 0 0,1-1-1 0 0,0 1 1 0 0,-1-1-1 0 0,1 0 1 0 0,0 1-1 0 0,0-1 0 0 0,-1 0 1 0 0,1 0-1 0 0,0 1 1 0 0,0-1-1 0 0,1 0 1 0 0,-1 0-1 0 0,0 0 1 0 0,0 0-1 0 0,0 0 1 0 0,1-1-1 0 0,-1 1 1 0 0,0 0-1 0 0,1 0 1 0 0,-1-1-1 0 0,1 1 1 0 0,-1-1-1 0 0,1 1 1 0 0,-1-1-1 0 0,1 0 1 0 0,-1 0-1 0 0,1 0 1 0 0,-1 0-1 0 0,1 0 1 0 0,-1 0-1 0 0,3 0 1 0 0,7-2-5848 0 0</inkml:trace>
  <inkml:trace contextRef="#ctx0" brushRef="#br0" timeOffset="3157.76">2121 583 6647 0 0,'-6'29'344'0'0,"-1"3"1644"0"0,0-14 3027 0 0,7-18-4936 0 0,0 0 0 0 0,0 0 0 0 0,0 0 0 0 0,0 0 1 0 0,0 0-1 0 0,0 0 0 0 0,0 1 0 0 0,0-1 0 0 0,0 0 0 0 0,0 0 0 0 0,0 0 0 0 0,0 0 1 0 0,0 0-1 0 0,-1 0 0 0 0,1 0 0 0 0,0 0 0 0 0,0 0 0 0 0,0 0 0 0 0,0 0 0 0 0,0 0 1 0 0,0 0-1 0 0,0 0 0 0 0,0 0 0 0 0,0 0 0 0 0,-1 0 0 0 0,1 0 0 0 0,0 0 0 0 0,0 0 1 0 0,0 0-1 0 0,0 0 0 0 0,0 0 0 0 0,0 0 0 0 0,0 0 0 0 0,0 0 0 0 0,-1 0 0 0 0,1 0 1 0 0,0 0-1 0 0,0 0 0 0 0,0 0 0 0 0,0 0 0 0 0,0 0 0 0 0,0 0 0 0 0,0 0 0 0 0,0 0 1 0 0,0 0-1 0 0,0 0 0 0 0,0-1 0 0 0,0 1 0 0 0,-1 0 0 0 0,1 0 0 0 0,0 0 0 0 0,0 0 1 0 0,0 0-1 0 0,0 0 0 0 0,0 0 0 0 0,0 0 0 0 0,0 0 0 0 0,0 0 0 0 0,0-1 0 0 0,0 1 1 0 0,0 0-1 0 0,0 0 0 0 0,-5-12 1864 0 0,-1-12-843 0 0,5 14-947 0 0,0 0 1 0 0,0 0 0 0 0,1 0-1 0 0,1-1 1 0 0,-1 1 0 0 0,5-18-1 0 0,-4 25-124 0 0,-1 0-1 0 0,1 1 0 0 0,0-1 1 0 0,0 1-1 0 0,0-1 0 0 0,0 1 1 0 0,0 0-1 0 0,1 0 0 0 0,-1-1 1 0 0,1 1-1 0 0,-1 0 0 0 0,1 0 1 0 0,0 0-1 0 0,0 0 0 0 0,0 1 0 0 0,0-1 1 0 0,0 1-1 0 0,0-1 0 0 0,0 1 1 0 0,1-1-1 0 0,-1 1 0 0 0,1 0 1 0 0,-1 0-1 0 0,1 0 0 0 0,-1 1 1 0 0,1-1-1 0 0,-1 1 0 0 0,1-1 1 0 0,-1 1-1 0 0,5 0 0 0 0,-3 0-48 0 0,-1 0 0 0 0,1 0 0 0 0,-1 1 1 0 0,1-1-1 0 0,-1 1 0 0 0,0 0 0 0 0,1 0 0 0 0,-1 0 0 0 0,0 0 0 0 0,0 1 0 0 0,0-1 1 0 0,6 5-1 0 0,-9-6 18 0 0,4 2-128 0 0,-1-1 0 0 0,1 0 0 0 0,-1 0 0 0 0,1 0-1 0 0,0 0 1 0 0,-1 0 0 0 0,1-1 0 0 0,0 1 0 0 0,0-1 0 0 0,-1 0 0 0 0,1 0-1 0 0,0-1 1 0 0,7-1 0 0 0,21 0-3650 0 0,-20 4-2910 0 0</inkml:trace>
  <inkml:trace contextRef="#ctx0" brushRef="#br0" timeOffset="3801.4">2594 573 3679 0 0,'1'-2'98'0'0,"1"0"0"0"0,0 1 0 0 0,-1-2 0 0 0,0 1 0 0 0,1 0 0 0 0,-1 0-1 0 0,0 0 1 0 0,0 0 0 0 0,0-1 0 0 0,-1 1 0 0 0,1 0 0 0 0,0-1 0 0 0,-1 1-1 0 0,0-1 1 0 0,1 1 0 0 0,-1-4 0 0 0,-2-46 2272 0 0,2 44-2176 0 0,-1 1 126 0 0,1 1-1 0 0,-1 0 1 0 0,0 0 0 0 0,-1 0-1 0 0,1 0 1 0 0,-4-8-1 0 0,4 13-216 0 0,1 1 0 0 0,-1-1 0 0 0,1 0 0 0 0,-1 0 0 0 0,1 0 0 0 0,-1 0 0 0 0,0 1 0 0 0,1-1 0 0 0,-1 0 0 0 0,0 1 0 0 0,1-1 0 0 0,-1 0 0 0 0,0 1 0 0 0,0-1 0 0 0,0 1 0 0 0,0-1 0 0 0,0 1 0 0 0,1 0 0 0 0,-2-1 0 0 0,0 1 52 0 0,1 0 0 0 0,0 0 0 0 0,-1 0 0 0 0,1 0 0 0 0,0 1 0 0 0,-1-1 1 0 0,1 0-1 0 0,0 1 0 0 0,0-1 0 0 0,0 1 0 0 0,-1-1 0 0 0,1 1 0 0 0,0 0 1 0 0,0 0-1 0 0,0-1 0 0 0,0 1 0 0 0,0 0 0 0 0,-2 2 0 0 0,-7 7 824 0 0,1 1 0 0 0,0 1 0 0 0,0-1 0 0 0,1 2 0 0 0,-11 22 0 0 0,-10 14 287 0 0,27-44-1238 0 0,0-1 0 0 0,0 1-1 0 0,0-1 1 0 0,1 1 0 0 0,0-1-1 0 0,0 1 1 0 0,0 0 0 0 0,0 0 0 0 0,1-1-1 0 0,0 1 1 0 0,0 9 0 0 0,0-11-24 0 0,0 1-1 0 0,1-1 1 0 0,-1 0 0 0 0,1 0 0 0 0,-1 0-1 0 0,1 0 1 0 0,0 0 0 0 0,0 0 0 0 0,1 0-1 0 0,-1 0 1 0 0,1 0 0 0 0,-1 0 0 0 0,1 0-1 0 0,0-1 1 0 0,0 1 0 0 0,0-1 0 0 0,0 1-1 0 0,4 2 1 0 0,-5-4-25 0 0,1-1 1 0 0,0 1-1 0 0,-1-1 0 0 0,1 1 0 0 0,-1-1 1 0 0,1 0-1 0 0,0 0 0 0 0,-1 0 0 0 0,1 0 1 0 0,0 0-1 0 0,-1 0 0 0 0,1 0 0 0 0,0-1 1 0 0,-1 1-1 0 0,1 0 0 0 0,-1-1 0 0 0,1 1 1 0 0,-1-1-1 0 0,1 0 0 0 0,-1 0 0 0 0,1 1 1 0 0,-1-1-1 0 0,1 0 0 0 0,-1 0 0 0 0,2-2 1 0 0,3-2-234 0 0,0-1 0 0 0,0 1 1 0 0,-1-1-1 0 0,6-7 0 0 0,3-8-780 0 0,-1-2 0 0 0,-1 0 1 0 0,-1 0-1 0 0,-1-1 0 0 0,-1-1 0 0 0,-1 1 0 0 0,-1-1 0 0 0,-1-1 1 0 0,2-27-1 0 0,-5 23-977 0 0,-3-43 1 0 0,0 39 1579 0 0,0 33 589 0 0,0 0 1 0 0,1 0-1 0 0,-1 0 1 0 0,0 0-1 0 0,0 0 0 0 0,0 0 1 0 0,-1 0-1 0 0,1 0 1 0 0,0 0-1 0 0,0 0 1 0 0,0 0-1 0 0,-1 0 1 0 0,1 0-1 0 0,0 0 1 0 0,-1 1-1 0 0,1-1 0 0 0,-1 0 1 0 0,1 0-1 0 0,-1 0 1 0 0,-1-1-1 0 0,2 2 17 0 0,-1 0-1 0 0,1 0 1 0 0,-1 0-1 0 0,0 0 1 0 0,1 0-1 0 0,-1 0 1 0 0,1 0-1 0 0,-1 0 1 0 0,0 1-1 0 0,1-1 1 0 0,-1 0-1 0 0,1 0 1 0 0,-1 0-1 0 0,1 1 1 0 0,-1-1-1 0 0,1 0 1 0 0,-1 0-1 0 0,1 1 1 0 0,-1-1-1 0 0,1 1 1 0 0,-1-1-1 0 0,1 0 0 0 0,-1 2 1 0 0,-3 2 479 0 0,0 0 0 0 0,1 0 0 0 0,-1 1-1 0 0,1 0 1 0 0,-4 8 0 0 0,-1 6-30 0 0,0 1-1 0 0,2 0 0 0 0,0 0 1 0 0,1 1-1 0 0,2 0 1 0 0,0-1-1 0 0,0 34 0 0 0,3-39-498 0 0,0 0 1 0 0,1 1-1 0 0,1-1 0 0 0,1 0 0 0 0,0 0 0 0 0,1 0 0 0 0,0-1 0 0 0,1 1 0 0 0,1-1 0 0 0,0 0 0 0 0,10 14 0 0 0,-15-25-108 0 0,1-1 0 0 0,0 1 1 0 0,-1-1-1 0 0,1 0 0 0 0,0 0 0 0 0,0 0 0 0 0,0 0 0 0 0,0 0 1 0 0,0 0-1 0 0,1 0 0 0 0,-1-1 0 0 0,0 1 0 0 0,1-1 0 0 0,-1 0 1 0 0,1 0-1 0 0,0 1 0 0 0,-1-2 0 0 0,1 1 0 0 0,0 0 0 0 0,0-1 1 0 0,0 1-1 0 0,-1-1 0 0 0,4 0 0 0 0,-1 0-15 0 0,0-1-1 0 0,-1 0 0 0 0,0 0 1 0 0,1-1-1 0 0,-1 1 1 0 0,0-1-1 0 0,0 0 1 0 0,0 0-1 0 0,0-1 0 0 0,0 1 1 0 0,0-1-1 0 0,0 0 1 0 0,4-4-1 0 0,3-4-8 0 0,0 0 1 0 0,-1 0-1 0 0,0-1 1 0 0,-1 0-1 0 0,-1 0 0 0 0,12-22 1 0 0,-16 25 4 0 0,0-1 1 0 0,0 0-1 0 0,-1 0 0 0 0,0 0 1 0 0,0 0-1 0 0,-1 0 1 0 0,-1-1-1 0 0,0 1 0 0 0,0-1 1 0 0,-1-13-1 0 0,0 23 3 0 0,0 0-1 0 0,0 0 0 0 0,-1 0 1 0 0,1 0-1 0 0,0 0 1 0 0,0 0-1 0 0,-1 0 1 0 0,1 0-1 0 0,0 0 0 0 0,-1 0 1 0 0,1 0-1 0 0,-1 0 1 0 0,0-2-1 0 0,0 3 0 0 0,1 0-1 0 0,0 0 1 0 0,-1 0-1 0 0,1 0 1 0 0,0-1-1 0 0,0 1 1 0 0,-1 0-1 0 0,1 0 0 0 0,0 0 1 0 0,-1 0-1 0 0,1 0 1 0 0,0 0-1 0 0,-1 0 1 0 0,1 0-1 0 0,0 0 1 0 0,-1 0-1 0 0,1 0 1 0 0,0 0-1 0 0,-1 0 1 0 0,1 0-1 0 0,0 0 1 0 0,-1 0-1 0 0,1 0 1 0 0,0 0-1 0 0,0 0 1 0 0,-1 0-1 0 0,1 1 0 0 0,-1-1 1 0 0,0 1-5 0 0,-1 0-1 0 0,1 1 1 0 0,-1-1-1 0 0,1 0 1 0 0,-1 1-1 0 0,1-1 1 0 0,0 1-1 0 0,0 0 1 0 0,0-1-1 0 0,0 1 1 0 0,0 0 0 0 0,-1 3-1 0 0,-3 9-13 0 0,1 0 0 0 0,0 1 0 0 0,1 0 0 0 0,1 0 0 0 0,1 0 0 0 0,0 0 0 0 0,0 0 0 0 0,2 0 0 0 0,0 0 0 0 0,1 0 0 0 0,0 0 0 0 0,1-1 0 0 0,1 1 0 0 0,5 15 0 0 0,-8-28 32 0 0,0-1 1 0 0,-1 1-1 0 0,1-1 0 0 0,0 1 1 0 0,0-1-1 0 0,0 1 0 0 0,0-1 1 0 0,0 1-1 0 0,0-1 1 0 0,0 0-1 0 0,0 0 0 0 0,0 0 1 0 0,1 0-1 0 0,-1 0 0 0 0,1 0 1 0 0,-1 0-1 0 0,0 0 1 0 0,1 0-1 0 0,0 0 0 0 0,-1-1 1 0 0,1 1-1 0 0,1 0 0 0 0,0-1 8 0 0,0 0-1 0 0,0 0 0 0 0,0 0 1 0 0,0 0-1 0 0,0-1 0 0 0,0 1 1 0 0,0-1-1 0 0,0 0 0 0 0,0 1 1 0 0,-1-2-1 0 0,6-1 0 0 0,3-3 43 0 0,0 0 0 0 0,-1-1 0 0 0,0-1 0 0 0,18-16 0 0 0,12-16-11 0 0,-2-3-1 0 0,37-52 0 0 0,-67 85 110 0 0,-5 11 180 0 0,-4 18 428 0 0,-1-2-559 0 0,3 15-26 0 0,1 1 0 0 0,1-1 0 0 0,2 1 0 0 0,1-1 0 0 0,21 58 0 0 0,-11-53-269 0 0,-15-36-73 0 0,0 1 0 0 0,0 0 0 0 0,0 0-1 0 0,1-1 1 0 0,-1 1 0 0 0,0-1 0 0 0,1 1-1 0 0,-1-1 1 0 0,1 0 0 0 0,0 1 0 0 0,-1-1-1 0 0,1 0 1 0 0,0 0 0 0 0,0 0 0 0 0,0 0-1 0 0,-1-1 1 0 0,4 2 0 0 0,10-1-8757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6:44.601"/>
    </inkml:context>
    <inkml:brush xml:id="br0">
      <inkml:brushProperty name="width" value="0.025" units="cm"/>
      <inkml:brushProperty name="height" value="0.025" units="cm"/>
      <inkml:brushProperty name="color" value="#5B2D90"/>
    </inkml:brush>
  </inkml:definitions>
  <inkml:trace contextRef="#ctx0" brushRef="#br0">127 394 2303 0 0,'0'-5'416'0'0,"-1"0"-1"0"0,1 0 0 0 0,-1 1 0 0 0,0-1 0 0 0,-1 0 1 0 0,1 1-1 0 0,-1-1 0 0 0,0 1 0 0 0,-2-5 0 0 0,3 8-181 0 0,1-1 1 0 0,-1 0-1 0 0,0 1 0 0 0,0-1 0 0 0,0 1 0 0 0,0 0 0 0 0,-1-1 0 0 0,1 1 0 0 0,0 0 1 0 0,0 0-1 0 0,-1 0 0 0 0,1 0 0 0 0,-1 0 0 0 0,1 0 0 0 0,-1 0 0 0 0,1 0 0 0 0,-1 0 1 0 0,0 1-1 0 0,1-1 0 0 0,-1 1 0 0 0,0-1 0 0 0,1 1 0 0 0,-1 0 0 0 0,0-1 0 0 0,0 1 1 0 0,-3 0-1 0 0,-14 3 1445 0 0,10-2-330 0 0,1 0 1 0 0,0 1 0 0 0,-13 4 0 0 0,15-5 579 0 0,5-2-694 0 0,10-7-201 0 0,17-10-192 0 0,22-8 772 0 0,67-24 0 0 0,-59 28-1134 0 0,-10 2-205 0 0,7-4 88 0 0,1 4 0 0 0,76-20 0 0 0,-46 20-43 0 0,-69 17-267 0 0,42-10 213 0 0,-23 2-180 0 0,7-2 583 0 0,1 1 0 0 0,73-10 0 0 0,-113 22-668 0 0,1 0 0 0 0,-1 0 0 0 0,1 0 0 0 0,-1 0 0 0 0,1 0 1 0 0,-1 1-1 0 0,1 0 0 0 0,-1-1 0 0 0,1 1 0 0 0,2 1 0 0 0,-9-5-578 0 0,4 2 466 0 0,0 0 0 0 0,-1 1-1 0 0,1-1 1 0 0,-1 0-1 0 0,0 1 1 0 0,1-1 0 0 0,-1 1-1 0 0,1-1 1 0 0,-1 1 0 0 0,0-1-1 0 0,1 1 1 0 0,-1-1-1 0 0,0 1 1 0 0,0 0 0 0 0,1-1-1 0 0,-1 1 1 0 0,0 0-1 0 0,0 0 1 0 0,0 0 0 0 0,1 0-1 0 0,-1-1 1 0 0,0 1-1 0 0,0 0 1 0 0,-1 0 0 0 0,-12 0-2287 0 0,4-1-901 0 0,2 3-1727 0 0,-1 2-3010 0 0</inkml:trace>
  <inkml:trace contextRef="#ctx0" brushRef="#br0" timeOffset="411.09">196 95 8751 0 0,'-49'1'2609'0'0,"-23"-6"6765"0"0,82 11-5843 0 0,36 21-2165 0 0,-42-25-902 0 0,9 4 33 0 0,67 29 526 0 0,-6-6-23 0 0,-59-22-837 0 0,-5-2 40 0 0,1-1 0 0 0,-1 0 1 0 0,22 4-1 0 0,24 7 305 0 0,-42-11 83 0 0,1-1 31 0 0,4 1-414 0 0,0 1 278 0 0,36 3-1 0 0,18 1-294 0 0,11 0-170 0 0,13-1-21 0 0,-20 3 0 0 0,-61-8 0 0 0,-1 1 0 0 0,26 9 0 0 0,-29-7 0 0 0,-1 0 0 0 0,20 13 0 0 0,-28-17 0 0 0,0 1 0 0 0,0-1 0 0 0,1 1 0 0 0,-2 0 0 0 0,1 0 0 0 0,0 0 0 0 0,-1 0 0 0 0,1 0 0 0 0,2 6 0 0 0,8 9 0 0 0,-12-17-199 0 0,-1 0 0 0 0,1 0-1 0 0,-1 0 1 0 0,0 0 0 0 0,0-1 0 0 0,1 1 0 0 0,-1 0 0 0 0,0 0-1 0 0,0 0 1 0 0,0 0 0 0 0,0 0 0 0 0,0 0 0 0 0,0 0 0 0 0,0-1-1 0 0,0 1 1 0 0,-1 0 0 0 0,1 0 0 0 0,0 0 0 0 0,-1 1 0 0 0,1 12-6959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4:07.436"/>
    </inkml:context>
    <inkml:brush xml:id="br0">
      <inkml:brushProperty name="width" value="0.025" units="cm"/>
      <inkml:brushProperty name="height" value="0.025" units="cm"/>
      <inkml:brushProperty name="color" value="#5B2D90"/>
    </inkml:brush>
  </inkml:definitions>
  <inkml:trace contextRef="#ctx0" brushRef="#br0">268 17 2959 0 0,'-16'6'1170'0'0,"15"-6"-641"0"0,-1 0 1 0 0,1 0 0 0 0,-1 0-1 0 0,0 0 1 0 0,1 0 0 0 0,-1 0 0 0 0,1-1-1 0 0,-1 1 1 0 0,1 0 0 0 0,-1-1-1 0 0,1 0 1 0 0,-1 1 0 0 0,1-1 0 0 0,-1 0-1 0 0,1 0 1 0 0,0 0 0 0 0,0 0-1 0 0,-1 0 1 0 0,1 0 0 0 0,-2-1 0 0 0,2 0-323 0 0,-1 1 0 0 0,0 0 1 0 0,0 0-1 0 0,1 0 0 0 0,-1 0 0 0 0,0 1 1 0 0,0-1-1 0 0,0 0 0 0 0,0 1 1 0 0,0-1-1 0 0,-1 1 0 0 0,1 0 1 0 0,0 0-1 0 0,0 0 0 0 0,0 0 1 0 0,0 0-1 0 0,0 0 0 0 0,0 0 1 0 0,0 1-1 0 0,0-1 0 0 0,0 1 1 0 0,0 0-1 0 0,0-1 0 0 0,0 1 0 0 0,0 0 1 0 0,0 0-1 0 0,0 0 0 0 0,0 0 1 0 0,-1 2-1 0 0,-8 5 24 0 0,1 0 1 0 0,0 1-1 0 0,-14 15 0 0 0,8-7-21 0 0,7-8-140 0 0,0 1 0 0 0,1 0 0 0 0,0 0 0 0 0,1 1-1 0 0,0 0 1 0 0,1 0 0 0 0,0 1 0 0 0,1-1 0 0 0,0 1 0 0 0,1 1 0 0 0,0-1 0 0 0,1 1-1 0 0,0-1 1 0 0,-1 26 0 0 0,3-36-56 0 0,1 0 0 0 0,0 0 0 0 0,0 0 0 0 0,1 1 0 0 0,-1-1 0 0 0,0 0 0 0 0,1 0 0 0 0,0 0 0 0 0,-1 0 0 0 0,1 0 0 0 0,0 0 0 0 0,0 0 0 0 0,0 0 0 0 0,0 0 0 0 0,0 0 0 0 0,3 3 0 0 0,-3-4-5 0 0,1-1 0 0 0,-1 1 0 0 0,0 0-1 0 0,0-1 1 0 0,1 1 0 0 0,-1-1 0 0 0,0 1-1 0 0,1-1 1 0 0,-1 0 0 0 0,1 0 0 0 0,-1 1-1 0 0,0-1 1 0 0,1 0 0 0 0,-1 0 0 0 0,1 0-1 0 0,-1-1 1 0 0,1 1 0 0 0,-1 0 0 0 0,0 0 0 0 0,1-1-1 0 0,-1 1 1 0 0,0-1 0 0 0,1 1 0 0 0,-1-1-1 0 0,0 0 1 0 0,2-1 0 0 0,9-5 37 0 0,-1 0 0 0 0,-1-1-1 0 0,1-1 1 0 0,-1 1 0 0 0,-1-2 0 0 0,0 1 0 0 0,0-1 0 0 0,13-21 0 0 0,2-7 42 0 0,23-49 0 0 0,-35 57-74 0 0,-11 27 28 0 0,-3 11 38 0 0,-1 1-19 0 0,-7 22 27 0 0,2 0 0 0 0,1 1 0 0 0,2 0 0 0 0,1 0 0 0 0,1 1 0 0 0,3 38 0 0 0,0-64-71 0 0,0-1 0 0 0,1 1-1 0 0,0-1 1 0 0,1 0 0 0 0,-1 1-1 0 0,1-1 1 0 0,0 0 0 0 0,1 0-1 0 0,5 9 1 0 0,-7-13-39 0 0,0 0 0 0 0,0 0 0 0 0,0-1 0 0 0,1 1 0 0 0,-1-1-1 0 0,1 1 1 0 0,-1-1 0 0 0,1 1 0 0 0,0-1 0 0 0,0 0 0 0 0,-1 0 0 0 0,1 0 0 0 0,0 0 0 0 0,0 0 0 0 0,0-1-1 0 0,0 1 1 0 0,0 0 0 0 0,0-1 0 0 0,0 1 0 0 0,0-1 0 0 0,0 0 0 0 0,0 0 0 0 0,1 0 0 0 0,-1 0 0 0 0,0 0-1 0 0,0 0 1 0 0,0-1 0 0 0,0 1 0 0 0,0 0 0 0 0,0-1 0 0 0,0 0 0 0 0,3-1 0 0 0,8-3-474 0 0,1-1-115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4:06.847"/>
    </inkml:context>
    <inkml:brush xml:id="br0">
      <inkml:brushProperty name="width" value="0.025" units="cm"/>
      <inkml:brushProperty name="height" value="0.025" units="cm"/>
      <inkml:brushProperty name="color" value="#5B2D90"/>
    </inkml:brush>
  </inkml:definitions>
  <inkml:trace contextRef="#ctx0" brushRef="#br0">29 254 3679 0 0,'-29'59'8720'0'0,"38"-91"-1430"0"0,-1-4-5520 0 0,-7 33-1723 0 0,23-61 797 0 0,37-75 1 0 0,-57 132-808 0 0,-2 3-2 0 0,-1 0 1 0 0,1 1-1 0 0,1-1 1 0 0,-1 1 0 0 0,0-1-1 0 0,1 1 1 0 0,3-4-1 0 0,5 42 189 0 0,-5-13-124 0 0,-2 0 0 0 0,0 0 0 0 0,1 32-1 0 0,-2-17 9 0 0,-3-23-22 0 0,0-11-73 0 0,0 0 0 0 0,-1-1-1 0 0,2 1 1 0 0,-1 0 0 0 0,0 0 0 0 0,0 0 0 0 0,1-1 0 0 0,0 1 0 0 0,0 0-1 0 0,-1 0 1 0 0,4 4 0 0 0,-3-8-64 0 0,0 0 1 0 0,0-1-1 0 0,0 1 0 0 0,0 0 1 0 0,0 0-1 0 0,0-1 0 0 0,0 1 1 0 0,0-1-1 0 0,0 1 0 0 0,0-1 1 0 0,0-1-1 0 0,10-31-6797 0 0,-4 9-480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4:27.327"/>
    </inkml:context>
    <inkml:brush xml:id="br0">
      <inkml:brushProperty name="width" value="0.025" units="cm"/>
      <inkml:brushProperty name="height" value="0.025" units="cm"/>
      <inkml:brushProperty name="color" value="#5B2D90"/>
    </inkml:brush>
  </inkml:definitions>
  <inkml:trace contextRef="#ctx0" brushRef="#br0">198 249 1839 0 0,'-2'-7'1442'0'0,"1"-1"0"0"0,-1 1-1 0 0,2-1 1 0 0,-1 0-1 0 0,1-13 1 0 0,0 8 740 0 0,0 13-2066 0 0,0 0-1 0 0,0-1 0 0 0,0 1 0 0 0,0 0 1 0 0,0 0-1 0 0,0-1 0 0 0,0 1 0 0 0,0 0 1 0 0,0 0-1 0 0,0-1 0 0 0,0 1 0 0 0,0 0 1 0 0,0 0-1 0 0,-1 0 0 0 0,1-1 0 0 0,0 1 0 0 0,0 0 1 0 0,0 0-1 0 0,0 0 0 0 0,-1 0 0 0 0,1-1 1 0 0,0 1-1 0 0,0 0 0 0 0,0 0 0 0 0,-1 0 1 0 0,1 0-1 0 0,0 0 0 0 0,0 0 0 0 0,0 0 1 0 0,-1-1-1 0 0,1 1 0 0 0,0 0 0 0 0,0 0 1 0 0,-1 0-1 0 0,1 0 0 0 0,0 0 0 0 0,-13 2 2170 0 0,-10 10-396 0 0,-86 101-119 0 0,103-108-1692 0 0,1 1 0 0 0,0 0 0 0 0,0 0-1 0 0,-6 10 1 0 0,10-15-67 0 0,0 1-1 0 0,0 0 0 0 0,0 0 0 0 0,0-1 1 0 0,0 1-1 0 0,1 0 0 0 0,-1 0 1 0 0,0 0-1 0 0,1 0 0 0 0,-1 0 1 0 0,1 0-1 0 0,0 0 0 0 0,0 0 1 0 0,0 0-1 0 0,0 0 0 0 0,0 0 1 0 0,0 0-1 0 0,1 0 0 0 0,-1 0 1 0 0,0 0-1 0 0,2 4 0 0 0,0-5-5 0 0,-1 1 1 0 0,0-1-1 0 0,1 0 0 0 0,-1 1 1 0 0,1-1-1 0 0,-1 0 1 0 0,1 0-1 0 0,-1 0 0 0 0,1 0 1 0 0,0-1-1 0 0,0 1 0 0 0,-1 0 1 0 0,1-1-1 0 0,0 1 0 0 0,0-1 1 0 0,0 1-1 0 0,0-1 0 0 0,0 0 1 0 0,0 0-1 0 0,-1 0 0 0 0,4 0 1 0 0,44-6 98 0 0,-41 4-89 0 0,67-8 69 0 0,-67 9-76 0 0,0 1 0 0 0,0 0 0 0 0,0 1-1 0 0,0 0 1 0 0,0 0 0 0 0,-1 1 0 0 0,13 3 0 0 0,-19-4-7 0 0,1 0 0 0 0,-1 0 0 0 0,1 0 0 0 0,-1 0 0 0 0,0 1 0 0 0,1-1 0 0 0,-1 0 0 0 0,0 1 0 0 0,0-1 0 0 0,0 1-1 0 0,0-1 1 0 0,0 1 0 0 0,0-1 0 0 0,0 1 0 0 0,0 0 0 0 0,-1-1 0 0 0,1 1 0 0 0,-1 0 0 0 0,1 0 0 0 0,-1-1 0 0 0,1 1 0 0 0,-1 0 0 0 0,0 0 0 0 0,0 0 0 0 0,0 0-1 0 0,0-1 1 0 0,-1 1 0 0 0,1 0 0 0 0,0 0 0 0 0,-1 2 0 0 0,0 2 6 0 0,-1 1 0 0 0,1-1-1 0 0,-1 1 1 0 0,-1-1 0 0 0,1 0-1 0 0,-7 12 1 0 0,2-9-1 0 0,1 0 0 0 0,-2 0 1 0 0,1-1-1 0 0,-1 0 0 0 0,0-1 0 0 0,-1 0 0 0 0,0 0 0 0 0,0-1 0 0 0,0 0 0 0 0,-1 0 1 0 0,0-1-1 0 0,0 0 0 0 0,0-1 0 0 0,-17 5 0 0 0,26-9-27 0 0,1 0-1 0 0,0 1 1 0 0,-1-1-1 0 0,1 0 1 0 0,0 0-1 0 0,-1 0 1 0 0,1 0-1 0 0,-1 0 1 0 0,1 0-1 0 0,0 0 1 0 0,-1 0-1 0 0,1 0 1 0 0,0 0 0 0 0,-1 0-1 0 0,1 0 1 0 0,-1 0-1 0 0,1 0 1 0 0,0 0-1 0 0,-1 0 1 0 0,1 0-1 0 0,0-1 1 0 0,-1 1-1 0 0,1 0 1 0 0,0 0-1 0 0,-1 0 1 0 0,1 0-1 0 0,0-1 1 0 0,-1 1-1 0 0,1 0 1 0 0,0 0 0 0 0,0-1-1 0 0,-1 1 1 0 0,1-1-1 0 0,2-12-506 0 0,13-15-851 0 0,5 0-1757 0 0,-7 11-3595 0 0</inkml:trace>
  <inkml:trace contextRef="#ctx0" brushRef="#br0" timeOffset="335.29">456 105 3223 0 0,'-8'5'150'0'0,"8"-5"-80"0"0,0 0 0 0 0,0 1 1 0 0,0-1-1 0 0,0 0 0 0 0,0 0 0 0 0,-1 0 0 0 0,1 0 0 0 0,0 0 0 0 0,0 1 0 0 0,0-1 0 0 0,0 0 0 0 0,-1 0 0 0 0,1 0 0 0 0,0 0 0 0 0,0 0 0 0 0,0 0 0 0 0,0 0 0 0 0,-1 0 0 0 0,1 0 0 0 0,-6 1 10262 0 0,5 5-6828 0 0,1 16-1606 0 0,0-21-1480 0 0,1 51 109 0 0,2 0-1 0 0,2-1 1 0 0,2 1-1 0 0,16 52 1 0 0,-22-99-555 0 0,1 5-153 0 0,0-1 1 0 0,1-1-1 0 0,0 1 1 0 0,1 0-1 0 0,0-1 1 0 0,0 1 0 0 0,11 14-1 0 0,-8-19-1440 0 0,-5-5 226 0 0</inkml:trace>
  <inkml:trace contextRef="#ctx0" brushRef="#br0" timeOffset="682.31">348 374 2303 0 0,'-3'4'-1177'0'0,"-6"10"5585"0"0,12-10 560 0 0,10-4-711 0 0,-1-1-3544 0 0,0-1 0 0 0,0-1 0 0 0,0 0 0 0 0,0-1 0 0 0,20-9-1 0 0,26-16-2328 0 0,-31 15-2058 0 0,-1 1-2225 0 0</inkml:trace>
  <inkml:trace contextRef="#ctx0" brushRef="#br0" timeOffset="1050.61">898 310 5063 0 0,'0'1'37'0'0,"-1"-1"-1"0"0,1 1 0 0 0,0-1 0 0 0,0 1 0 0 0,-1-1 0 0 0,1 1 0 0 0,0-1 0 0 0,-1 0 0 0 0,1 1 0 0 0,-1-1 0 0 0,1 1 0 0 0,0-1 1 0 0,-1 0-1 0 0,1 1 0 0 0,-1-1 0 0 0,1 0 0 0 0,-1 0 0 0 0,1 1 0 0 0,-1-1 0 0 0,1 0 0 0 0,-1 0 0 0 0,1 0 0 0 0,-1 0 0 0 0,0 1 1 0 0,1-1-1 0 0,-1 0 0 0 0,1 0 0 0 0,-1 0 0 0 0,1 0 0 0 0,-1 0 0 0 0,1 0 0 0 0,-2-1 0 0 0,-20-10 2470 0 0,20 9-2251 0 0,0 1 0 0 0,-1-1 1 0 0,1 1-1 0 0,0 0 0 0 0,-1 0 1 0 0,1 0-1 0 0,-1 0 0 0 0,0 0 0 0 0,1 0 1 0 0,-1 0-1 0 0,-3 1 0 0 0,3 0-28 0 0,-1 0-1 0 0,1 0 1 0 0,0 1-1 0 0,0 0 1 0 0,0 0-1 0 0,0 0 0 0 0,0 0 1 0 0,0 0-1 0 0,0 0 1 0 0,0 1-1 0 0,0-1 1 0 0,0 1-1 0 0,1 0 1 0 0,-4 2-1 0 0,2 1 112 0 0,-1 1 0 0 0,1-1 0 0 0,0 1 0 0 0,0-1-1 0 0,-5 12 1 0 0,2-3 6 0 0,1 0 0 0 0,1 1 0 0 0,0-1 0 0 0,1 1 0 0 0,1 0 0 0 0,0 0 0 0 0,1 1 0 0 0,-1 22 0 0 0,3-35-285 0 0,0 0 1 0 0,0 0-1 0 0,1 0 0 0 0,-1 0 0 0 0,0 0 0 0 0,1 0 0 0 0,0-1 0 0 0,0 1 1 0 0,0 0-1 0 0,0 0 0 0 0,0 0 0 0 0,0-1 0 0 0,1 1 0 0 0,-1-1 1 0 0,1 1-1 0 0,0-1 0 0 0,0 0 0 0 0,0 1 0 0 0,0-1 0 0 0,0 0 1 0 0,0 0-1 0 0,0-1 0 0 0,5 4 0 0 0,-4-4-38 0 0,0 0 0 0 0,0 0 0 0 0,0 0 0 0 0,0-1 1 0 0,0 1-1 0 0,0-1 0 0 0,0 1 0 0 0,0-1 0 0 0,0 0 0 0 0,0 0 0 0 0,0 0 0 0 0,0-1 0 0 0,0 1 1 0 0,1-1-1 0 0,-1 0 0 0 0,0 0 0 0 0,-1 0 0 0 0,1 0 0 0 0,0 0 0 0 0,0-1 0 0 0,0 1 0 0 0,3-4 0 0 0,6-2-10 0 0,0-2 0 0 0,0 0-1 0 0,-1 0 1 0 0,0-1-1 0 0,-1 0 1 0 0,0-1-1 0 0,-1 0 1 0 0,10-16-1 0 0,31-58-10 0 0,-50 85 1 0 0,0 0-1 0 0,0-1 1 0 0,0 1-1 0 0,0 0 1 0 0,1 0-1 0 0,-1 0 1 0 0,0-1-1 0 0,0 1 1 0 0,0 0-1 0 0,0 0 1 0 0,0 0-1 0 0,0 0 1 0 0,1-1-1 0 0,-1 1 1 0 0,0 0-1 0 0,0 0 1 0 0,0 0-1 0 0,0 0 1 0 0,1 0-1 0 0,-1-1 1 0 0,0 1-1 0 0,0 0 1 0 0,0 0-1 0 0,1 0 1 0 0,-1 0-1 0 0,0 0 1 0 0,0 0-1 0 0,1 0 1 0 0,-1 0-1 0 0,0 0 1 0 0,0 0-1 0 0,0 0 1 0 0,1 0-1 0 0,-1 0 1 0 0,0 0-1 0 0,0 0 1 0 0,0 0-1 0 0,1 0 1 0 0,-1 0-1 0 0,0 0 1 0 0,0 0-1 0 0,1 0 0 0 0,-1 1 1 0 0,0-1-1 0 0,0 0 1 0 0,0 0-1 0 0,0 0 1 0 0,1 0-1 0 0,5 16 58 0 0,1 27 67 0 0,-7-37-108 0 0,4 37 84 0 0,-3-27-87 0 0,0 0 1 0 0,1-1 0 0 0,7 26 0 0 0,-8-40-67 0 0,-1 0-1 0 0,0-1 1 0 0,0 1-1 0 0,0 0 1 0 0,1-1 0 0 0,-1 1-1 0 0,0 0 1 0 0,1-1-1 0 0,-1 1 1 0 0,1 0-1 0 0,-1-1 1 0 0,1 1-1 0 0,-1 0 1 0 0,1-1 0 0 0,-1 1-1 0 0,1-1 1 0 0,0 1-1 0 0,-1-1 1 0 0,1 0-1 0 0,-1 1 1 0 0,1-1 0 0 0,0 0-1 0 0,0 1 1 0 0,-1-1-1 0 0,1 0 1 0 0,0 0-1 0 0,0 1 1 0 0,-1-1 0 0 0,1 0-1 0 0,0 0 1 0 0,0 0-1 0 0,-1 0 1 0 0,1 0-1 0 0,0 0 1 0 0,0 0-1 0 0,-1-1 1 0 0,1 1 0 0 0,0 0-1 0 0,0 0 1 0 0,-1 0-1 0 0,1-1 1 0 0,0 1-1 0 0,-1 0 1 0 0,1-1 0 0 0,0 1-1 0 0,-1-1 1 0 0,1 1-1 0 0,0-1 1 0 0,-1 1-1 0 0,1-1 1 0 0,-1 1-1 0 0,1-1 1 0 0,-1 1 0 0 0,1-1-1 0 0,-1 0 1 0 0,0 1-1 0 0,1-2 1 0 0,7-9-7091 0 0</inkml:trace>
  <inkml:trace contextRef="#ctx0" brushRef="#br0" timeOffset="1446.29">1209 73 7367 0 0,'-10'32'1067'0'0,"8"-22"952"0"0,1 0 1 0 0,0 0-1 0 0,1 0 0 0 0,0 0 1 0 0,2 14-1 0 0,26 194 1600 0 0,-3-42-4382 0 0,-24-158 499 0 0,0-5-1139 0 0,-1-8-2935 0 0,-1-8-2136 0 0</inkml:trace>
  <inkml:trace contextRef="#ctx0" brushRef="#br0" timeOffset="1815.98">1167 338 1839 0 0,'0'1'345'0'0,"0"-1"-1"0"0,0 1 0 0 0,-1 0 1 0 0,1 0-1 0 0,0 0 0 0 0,0-1 1 0 0,0 1-1 0 0,0 0 0 0 0,0 0 1 0 0,0 0-1 0 0,0-1 0 0 0,0 1 0 0 0,1 0 1 0 0,-1 0-1 0 0,0 0 0 0 0,0-1 1 0 0,1 1-1 0 0,-1 0 0 0 0,0 0 1 0 0,1-1-1 0 0,-1 1 0 0 0,1 0 1 0 0,-1-1-1 0 0,0 1 0 0 0,1-1 0 0 0,0 1 1 0 0,0 1-1 0 0,19 16 4906 0 0,-15-15-4928 0 0,0-1-1 0 0,0 1 1 0 0,0-1 0 0 0,1-1 0 0 0,-1 1 0 0 0,1-1-1 0 0,-1 0 1 0 0,1 0 0 0 0,-1 0 0 0 0,1-1 0 0 0,0 0-1 0 0,-1 0 1 0 0,1-1 0 0 0,0 1 0 0 0,-1-1-1 0 0,1-1 1 0 0,9-2 0 0 0,9-4-276 0 0,-1-2 0 0 0,36-18 0 0 0,-53 25 53 0 0,113-64 37 0 0,-115 65-136 0 0,12-7 0 0 0,-15 9 0 0 0,-1 0 0 0 0,0 0 0 0 0,1-1 0 0 0,-1 1 0 0 0,0 0 0 0 0,0 0 0 0 0,1 0 0 0 0,-1-1 0 0 0,0 1 0 0 0,0 0 0 0 0,1 0 0 0 0,-1-1 0 0 0,0 1 0 0 0,0 0 0 0 0,0-1 0 0 0,0 1 0 0 0,1 0 0 0 0,-1 0 0 0 0,0-1 0 0 0,0 1 0 0 0,0 0 0 0 0,0-1 0 0 0,0 1 0 0 0,0 0 0 0 0,0-1 0 0 0,0 1 0 0 0,0 0 0 0 0,0-1 0 0 0,0 1 0 0 0,0 0 0 0 0,0-1 0 0 0,0 1 0 0 0,0 0 0 0 0,0-1 0 0 0,0 1 0 0 0,0 0 0 0 0,-1 0 0 0 0,1-1 0 0 0,0 1 0 0 0,0 0 0 0 0,0-1 0 0 0,-1 1 0 0 0,1-1 3 0 0,-1 1 0 0 0,0 0-1 0 0,0-1 1 0 0,0 1 0 0 0,1 0 0 0 0,-1 0 0 0 0,0 0-1 0 0,0-1 1 0 0,0 1 0 0 0,1 0 0 0 0,-1 0 0 0 0,0 0-1 0 0,0 0 1 0 0,0 0 0 0 0,1 1 0 0 0,-1-1-1 0 0,0 0 1 0 0,0 0 0 0 0,0 0 0 0 0,1 1 0 0 0,-1-1-1 0 0,-1 1 1 0 0,-15 9 61 0 0,13-5-52 0 0,1 0 0 0 0,-1 0 0 0 0,1 0 0 0 0,1 0 0 0 0,-1 0 0 0 0,1 0 0 0 0,-1 1 0 0 0,1-1 0 0 0,1 1 0 0 0,-1 0 0 0 0,0 9 0 0 0,0-4 17 0 0,1 0 0 0 0,0 1 0 0 0,1-1-1 0 0,3 23 1 0 0,-2-28 2 0 0,0-1 0 0 0,0 1 0 0 0,0-1 0 0 0,1 0 0 0 0,0 0 0 0 0,0 0 0 0 0,1 0-1 0 0,-1 0 1 0 0,1 0 0 0 0,0 0 0 0 0,0-1 0 0 0,1 0 0 0 0,-1 1 0 0 0,1-1 0 0 0,0-1 0 0 0,8 7 0 0 0,-8-8-166 0 0,0 1 1 0 0,0-1-1 0 0,0 0 1 0 0,0 0-1 0 0,0-1 1 0 0,1 1-1 0 0,-1-1 1 0 0,8 1-1 0 0,-7-1-666 0 0,1-1 0 0 0,0 1 0 0 0,-1-2 0 0 0,1 1-1 0 0,0 0 1 0 0,-1-1 0 0 0,9-3 0 0 0,7-2-6177 0 0</inkml:trace>
  <inkml:trace contextRef="#ctx0" brushRef="#br0" timeOffset="2222.23">1866 363 1839 0 0,'-1'4'954'0'0,"1"0"-1"0"0,0 1 1 0 0,0-1-1 0 0,0 0 0 0 0,0 0 1 0 0,0 1-1 0 0,1-1 1 0 0,0 0-1 0 0,2 6 0 0 0,-1 2 1481 0 0,-1-11-1967 0 0,-1 3 36 0 0,0-1-1 0 0,1 1 1 0 0,-1-1-1 0 0,1 0 1 0 0,0 0 0 0 0,0 1-1 0 0,0-1 1 0 0,1 0-1 0 0,-1 0 1 0 0,1 0-1 0 0,0 0 1 0 0,0 0-1 0 0,2 3 1 0 0,-3-7-460 0 0,-1 1 1 0 0,1 0-1 0 0,-1-1 1 0 0,1 1-1 0 0,-1 0 1 0 0,1-1-1 0 0,-1 1 1 0 0,1 0-1 0 0,-1-1 1 0 0,0 1-1 0 0,1-1 1 0 0,-1 1-1 0 0,0-1 1 0 0,1 1-1 0 0,-1-1 1 0 0,0 1-1 0 0,0-1 1 0 0,1 0-1 0 0,-1 1 1 0 0,0-1-1 0 0,0 1 1 0 0,0-1-1 0 0,0 1 1 0 0,0-1-1 0 0,0 0 1 0 0,1 1-1 0 0,-2-2 1 0 0,7-28 175 0 0,-4 21-103 0 0,2-10 14 0 0,1 0 1 0 0,1 0-1 0 0,14-32 0 0 0,-15 40-269 0 0,0 1 0 0 0,1 0 0 0 0,1 0 0 0 0,-1 1 0 0 0,1 0-1 0 0,1 0 1 0 0,16-15 0 0 0,-8 14-2517 0 0,-7 6-4488 0 0</inkml:trace>
  <inkml:trace contextRef="#ctx0" brushRef="#br0" timeOffset="2223.23">2143 320 2759 0 0,'1'1'195'0'0,"0"0"0"0"0,0 0 0 0 0,1 0-1 0 0,-1 1 1 0 0,0-1 0 0 0,0-1 0 0 0,0 1-1 0 0,1 0 1 0 0,-1 0 0 0 0,0 0-1 0 0,1-1 1 0 0,-1 1 0 0 0,1 0 0 0 0,-1-1-1 0 0,1 0 1 0 0,-1 1 0 0 0,1-1 0 0 0,-1 0-1 0 0,3 0 1 0 0,-1 0 202 0 0,0 0 0 0 0,0-1 0 0 0,0 1 0 0 0,0-1-1 0 0,0 0 1 0 0,0 0 0 0 0,0 0 0 0 0,0 0 0 0 0,3-3 0 0 0,6-4 1288 0 0,0 0 0 0 0,-1-1 1 0 0,15-15-1 0 0,-16 15-562 0 0,-7 6-1031 0 0,0 1-123 0 0,-1 0 1 0 0,0 0 0 0 0,0 0-1 0 0,0 0 1 0 0,0 0 0 0 0,0 0-1 0 0,0 0 1 0 0,0-1 0 0 0,-1 1-1 0 0,1 0 1 0 0,-1-1 0 0 0,0 0-1 0 0,0 1 1 0 0,0-1 0 0 0,0 0-1 0 0,0 1 1 0 0,0-5 0 0 0,-1 7 71 0 0,-1-1 0 0 0,1 1 1 0 0,0 0-1 0 0,-1 0 1 0 0,1 0-1 0 0,0 0 1 0 0,-1 0-1 0 0,1 0 1 0 0,-1 0-1 0 0,1 0 1 0 0,0 0-1 0 0,-1 0 0 0 0,1 0 1 0 0,-1 0-1 0 0,1 0 1 0 0,0 0-1 0 0,-1 0 1 0 0,1 0-1 0 0,0 0 1 0 0,-1 0-1 0 0,1 1 0 0 0,0-1 1 0 0,-1 0-1 0 0,1 0 1 0 0,0 0-1 0 0,-1 1 1 0 0,1-1-1 0 0,0 0 1 0 0,-1 0-1 0 0,1 1 1 0 0,0-1-1 0 0,0 0 0 0 0,-1 1 1 0 0,1 0-1 0 0,-14 10 922 0 0,6-4-739 0 0,0 0-1 0 0,1 1 1 0 0,0 0 0 0 0,0 1 0 0 0,1 0-1 0 0,-10 16 1 0 0,13-19-213 0 0,1-1 0 0 0,0 1 0 0 0,0 0 0 0 0,0-1 1 0 0,0 1-1 0 0,1 0 0 0 0,0 0 0 0 0,1 0 0 0 0,-1 0 0 0 0,1 0 0 0 0,0 0 0 0 0,0 0 0 0 0,2 10 0 0 0,0-12-506 0 0,-1 0-1 0 0,1 0 1 0 0,0 0-1 0 0,1 0 1 0 0,-1 0-1 0 0,1 0 1 0 0,-1 0-1 0 0,1-1 1 0 0,0 0-1 0 0,0 1 0 0 0,1-1 1 0 0,-1 0-1 0 0,7 4 1 0 0,-6-4-6064 0 0</inkml:trace>
  <inkml:trace contextRef="#ctx0" brushRef="#br0" timeOffset="2675">2587 250 919 0 0,'-22'3'1049'0'0,"-30"17"9793"0"0,43-16-10483 0 0,5-2-100 0 0,0 0 0 0 0,-1 0 0 0 0,1 1 0 0 0,0 0 0 0 0,0 0 1 0 0,1 0-1 0 0,-1 0 0 0 0,1 0 0 0 0,-1 1 0 0 0,1 0 0 0 0,0 0 0 0 0,0-1 1 0 0,1 2-1 0 0,-1-1 0 0 0,1 0 0 0 0,0 0 0 0 0,0 1 0 0 0,-1 4 1 0 0,1 0 12 0 0,0-1 0 0 0,0 0 0 0 0,1 1 1 0 0,0-1-1 0 0,1 0 0 0 0,0 1 0 0 0,0-1 1 0 0,1 1-1 0 0,2 11 0 0 0,-2-19-256 0 0,-1-1 0 0 0,1 1 1 0 0,0 0-1 0 0,-1-1 0 0 0,1 1 0 0 0,-1-1 0 0 0,1 1 0 0 0,0-1 1 0 0,-1 1-1 0 0,1-1 0 0 0,0 1 0 0 0,0-1 0 0 0,0 1 0 0 0,-1-1 1 0 0,1 0-1 0 0,0 0 0 0 0,0 1 0 0 0,0-1 0 0 0,-1 0 0 0 0,1 0 0 0 0,0 0 1 0 0,0 0-1 0 0,0 0 0 0 0,0 0 0 0 0,0 0 0 0 0,0 0 0 0 0,-1 0 1 0 0,1-1-1 0 0,0 1 0 0 0,0 0 0 0 0,1-1 0 0 0,29-8 68 0 0,-30 9-78 0 0,12-6 10 0 0,-1 0 1 0 0,0 0-1 0 0,0-1 0 0 0,-1-1 1 0 0,0 0-1 0 0,0-1 0 0 0,11-11 1 0 0,13-10-11 0 0,-35 30-1 0 0,0 0 0 0 0,0-1 0 0 0,0 1 0 0 0,0 0 0 0 0,0 0 0 0 0,0 0 1 0 0,0 0-1 0 0,0 0 0 0 0,0 0 0 0 0,0 0 0 0 0,0 0 0 0 0,1 0 0 0 0,-1 0 0 0 0,0 0 0 0 0,0 0 0 0 0,0-1 0 0 0,0 1 0 0 0,0 0 0 0 0,0 0 0 0 0,0 0 0 0 0,0 0 0 0 0,1 0 0 0 0,-1 0 0 0 0,0 0 0 0 0,0 0 0 0 0,0 0 1 0 0,0 0-1 0 0,0 0 0 0 0,0 0 0 0 0,0 0 0 0 0,0 0 0 0 0,1 0 0 0 0,-1 0 0 0 0,0 0 0 0 0,0 0 0 0 0,0 0 0 0 0,0 1 0 0 0,0-1 0 0 0,0 0 0 0 0,0 0 0 0 0,0 0 0 0 0,1 0 0 0 0,-1 0 0 0 0,0 0 0 0 0,0 0 1 0 0,0 0-1 0 0,0 0 0 0 0,0 0 0 0 0,0 0 0 0 0,0 0 0 0 0,0 1 0 0 0,0-1 0 0 0,0 0 0 0 0,0 0 0 0 0,0 0 0 0 0,0 10 242 0 0,-6 15 252 0 0,5-21-345 0 0,-3 10-74 0 0,1 1 0 0 0,1 0-1 0 0,0 0 1 0 0,1-1 0 0 0,1 1 0 0 0,0 0 0 0 0,1 0 0 0 0,3 17-1 0 0,-4-31-133 0 0,0-1-1 0 0,0 1 0 0 0,0-1 0 0 0,0 1 1 0 0,0 0-1 0 0,0-1 0 0 0,1 1 0 0 0,-1-1 0 0 0,0 1 1 0 0,0-1-1 0 0,0 1 0 0 0,1-1 0 0 0,-1 1 0 0 0,0-1 1 0 0,0 1-1 0 0,1-1 0 0 0,-1 1 0 0 0,1-1 0 0 0,-1 0 1 0 0,0 1-1 0 0,1-1 0 0 0,-1 0 0 0 0,1 1 0 0 0,-1-1 1 0 0,1 0-1 0 0,-1 1 0 0 0,1-1 0 0 0,-1 0 0 0 0,1 0 1 0 0,-1 0-1 0 0,1 1 0 0 0,-1-1 0 0 0,1 0 1 0 0,-1 0-1 0 0,1 0 0 0 0,-1 0 0 0 0,1 0 0 0 0,0 0 1 0 0,-1 0-1 0 0,1 0 0 0 0,-1 0 0 0 0,1 0 0 0 0,-1 0 1 0 0,1-1-1 0 0,-1 1 0 0 0,1 0 0 0 0,-1 0 0 0 0,1 0 1 0 0,-1-1-1 0 0,1 1 0 0 0,0-1 0 0 0,5-4-7389 0 0</inkml:trace>
  <inkml:trace contextRef="#ctx0" brushRef="#br0" timeOffset="3060.85">2840 0 5527 0 0,'-9'42'9519'0'0,"10"2"-4202"0"0,14 45-2179 0 0,-3-21-2177 0 0,-6 1-344 0 0,-5-41-807 0 0,2-1 0 0 0,1 0 0 0 0,0 0-1 0 0,12 32 1 0 0,-16-58-212 0 0,3 6 554 0 0,1-2-7224 0 0</inkml:trace>
  <inkml:trace contextRef="#ctx0" brushRef="#br0" timeOffset="3061.85">2742 286 6911 0 0,'0'1'310'0'0,"1"-1"0"0"0,-1 1 0 0 0,0-1 0 0 0,1 1 0 0 0,-1-1 0 0 0,0 0 0 0 0,1 1-1 0 0,-1-1 1 0 0,1 0 0 0 0,-1 1 0 0 0,1-1 0 0 0,-1 0 0 0 0,1 0 0 0 0,-1 1-1 0 0,1-1 1 0 0,-1 0 0 0 0,1 0 0 0 0,-1 0 0 0 0,1 0 0 0 0,0 0 0 0 0,-1 0 0 0 0,1 1-1 0 0,-1-1 1 0 0,1-1 0 0 0,-1 1 0 0 0,1 0 0 0 0,0 0 0 0 0,23-1 2803 0 0,-18 1-2444 0 0,25 0 1948 0 0,-28 0-1498 0 0,12-1-731 0 0,2 0-263 0 0,54 2 439 0 0,20 3-2567 0 0,-20-1-5962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4:19.937"/>
    </inkml:context>
    <inkml:brush xml:id="br0">
      <inkml:brushProperty name="width" value="0.025" units="cm"/>
      <inkml:brushProperty name="height" value="0.025" units="cm"/>
      <inkml:brushProperty name="color" value="#5B2D90"/>
    </inkml:brush>
  </inkml:definitions>
  <inkml:trace contextRef="#ctx0" brushRef="#br0">75 889 7831 0 0,'-26'24'3994'0'0,"15"-14"-1534"0"0,0 1 1 0 0,-13 15-1 0 0,24-25-2405 0 0,-1-1 0 0 0,1 1 0 0 0,0-1 0 0 0,0 1 0 0 0,-1 0 0 0 0,1-1 0 0 0,0 1-1 0 0,0 0 1 0 0,0-1 0 0 0,0 1 0 0 0,0 0 0 0 0,0-1 0 0 0,0 1 0 0 0,0 0 0 0 0,0-1 0 0 0,0 1 0 0 0,1 0 0 0 0,-1-1 0 0 0,0 1 0 0 0,0 0 0 0 0,1-1 0 0 0,-1 1 0 0 0,0-1 0 0 0,1 1 0 0 0,-1-1 0 0 0,0 1 0 0 0,1-1 0 0 0,-1 1-1 0 0,1-1 1 0 0,-1 1 0 0 0,1-1 0 0 0,-1 1 0 0 0,1-1 0 0 0,-1 0 0 0 0,1 1 0 0 0,-1-1 0 0 0,1 0 0 0 0,0 1 0 0 0,-1-1 0 0 0,1 0 0 0 0,0 0 0 0 0,-1 0 0 0 0,2 1 0 0 0,28 8 656 0 0,-15-8-496 0 0,-1 0-1 0 0,0-2 1 0 0,1 1 0 0 0,-1-2-1 0 0,0 0 1 0 0,1-1 0 0 0,21-7-1 0 0,8-5 264 0 0,42-21-1 0 0,44-36 587 0 0,4-2-48 0 0,-131 73-1004 0 0,0 0-1 0 0,0 0 1 0 0,1 0 0 0 0,-1 1 0 0 0,0-1-1 0 0,0 1 1 0 0,1 0 0 0 0,-1 0-1 0 0,0 0 1 0 0,1 0 0 0 0,-1 1-1 0 0,0-1 1 0 0,6 3 0 0 0,-8-3-19 0 0,1 0 1 0 0,-1 1 0 0 0,0-1-1 0 0,0 1 1 0 0,0-1-1 0 0,0 1 1 0 0,0 0-1 0 0,0-1 1 0 0,-1 1 0 0 0,1 0-1 0 0,0 0 1 0 0,0-1-1 0 0,0 1 1 0 0,-1 0 0 0 0,1 0-1 0 0,0 0 1 0 0,-1 0-1 0 0,1 0 1 0 0,-1 0-1 0 0,1 0 1 0 0,-1 0 0 0 0,1 0-1 0 0,-1 0 1 0 0,0 0-1 0 0,1 0 1 0 0,-1 1 0 0 0,0-1-1 0 0,0 0 1 0 0,0 0-1 0 0,0 0 1 0 0,0 0-1 0 0,0 0 1 0 0,0 1 0 0 0,-1-1-1 0 0,1 0 1 0 0,0 0-1 0 0,-1 0 1 0 0,1 0-1 0 0,0 0 1 0 0,-1 0 0 0 0,1 0-1 0 0,-1 0 1 0 0,0 1-1 0 0,0-1-31 0 0,1-1-1 0 0,0 1 0 0 0,0-1 1 0 0,0 1-1 0 0,-1-1 0 0 0,1 1 0 0 0,0-1 1 0 0,-1 1-1 0 0,1-1 0 0 0,0 1 0 0 0,-1-1 1 0 0,1 0-1 0 0,0 1 0 0 0,-1-1 1 0 0,1 0-1 0 0,-1 1 0 0 0,1-1 0 0 0,-1 0 1 0 0,1 1-1 0 0,-1-1 0 0 0,1 0 1 0 0,-1 0-1 0 0,1 0 0 0 0,-1 0 0 0 0,1 1 1 0 0,-1-1-1 0 0,0 0 0 0 0,1 0 0 0 0,-1 0 1 0 0,1 0-1 0 0,-1 0 0 0 0,1 0 1 0 0,-1 0-1 0 0,1 0 0 0 0,-1-1 0 0 0,1 1 1 0 0,-1 0-1 0 0,1 0 0 0 0,-1 0 0 0 0,0-1 1 0 0,1 1-1 0 0,0 0 0 0 0,-1 0 1 0 0,1-1-1 0 0,-1 1 0 0 0,0-1 0 0 0,-1-1-204 0 0,0 0-1 0 0,0 0 0 0 0,0 0 1 0 0,0-1-1 0 0,0 1 0 0 0,0-1 1 0 0,-2-4-1 0 0,0-1-476 0 0</inkml:trace>
  <inkml:trace contextRef="#ctx0" brushRef="#br0" timeOffset="534.76">408 232 2759 0 0,'-7'0'2145'0'0,"-1"1"-1"0"0,1-1 0 0 0,0 1 1 0 0,-1 1-1 0 0,-11 3 0 0 0,12-2-1005 0 0,0 0-1 0 0,0 0 0 0 0,0 1 0 0 0,-13 9 1 0 0,12-6-962 0 0,0 0 0 0 0,0 0 0 0 0,0 1 0 0 0,1 0 0 0 0,0 1 0 0 0,1 0 0 0 0,0 0 0 0 0,-6 11 0 0 0,8-13-49 0 0,-4 8 153 0 0,-11 28 0 0 0,18-39-259 0 0,0 0 0 0 0,-1 0 0 0 0,1 1 0 0 0,1-1 0 0 0,-1 0 0 0 0,1 1 0 0 0,0-1-1 0 0,0 0 1 0 0,0 1 0 0 0,0-1 0 0 0,2 9 0 0 0,-1-12-14 0 0,-1 0 0 0 0,1 0-1 0 0,-1 1 1 0 0,1-1 0 0 0,0 0 0 0 0,-1 0-1 0 0,1 0 1 0 0,0 0 0 0 0,0 0 0 0 0,0 0-1 0 0,-1 0 1 0 0,1 0 0 0 0,0 0 0 0 0,1 0-1 0 0,-1-1 1 0 0,0 1 0 0 0,0 0-1 0 0,0-1 1 0 0,0 1 0 0 0,0 0 0 0 0,1-1-1 0 0,-1 0 1 0 0,0 1 0 0 0,1-1 0 0 0,-1 0-1 0 0,0 0 1 0 0,0 1 0 0 0,1-1 0 0 0,-1 0-1 0 0,0 0 1 0 0,1-1 0 0 0,1 1 0 0 0,5-1 37 0 0,0-1 0 0 0,0 1 0 0 0,-1-2 0 0 0,10-2 1 0 0,-9 2 32 0 0,-2 1-45 0 0,0 0 0 0 0,-1 1 0 0 0,1 0 0 0 0,0 0 0 0 0,0 0 1 0 0,0 1-1 0 0,0 0 0 0 0,-1 0 0 0 0,11 2 0 0 0,-15-2-30 0 0,0 1 1 0 0,0-1 0 0 0,-1 1-1 0 0,1-1 1 0 0,0 1-1 0 0,0 0 1 0 0,-1-1 0 0 0,1 1-1 0 0,-1 0 1 0 0,1-1-1 0 0,0 1 1 0 0,-1 0 0 0 0,1 0-1 0 0,-1-1 1 0 0,0 1-1 0 0,1 0 1 0 0,-1 0-1 0 0,0 0 1 0 0,1 0 0 0 0,-1 0-1 0 0,0 0 1 0 0,0 0-1 0 0,0-1 1 0 0,0 1 0 0 0,0 0-1 0 0,0 0 1 0 0,0 0-1 0 0,0 0 1 0 0,0 0 0 0 0,0 0-1 0 0,0 0 1 0 0,-1 0-1 0 0,1 0 1 0 0,-1 0 0 0 0,-10 33 179 0 0,2-16-177 0 0,-1 0 1 0 0,0 0-1 0 0,-1-1 0 0 0,-1-1 1 0 0,0 0-1 0 0,-22 21 0 0 0,24-26-164 0 0,2-3-382 0 0,8-23 2 0 0,1 9 202 0 0,0-1 0 0 0,1 1 0 0 0,0 0 0 0 0,0 0-1 0 0,0-1 1 0 0,1 2 0 0 0,0-1 0 0 0,4-6 0 0 0,5-5-7207 0 0</inkml:trace>
  <inkml:trace contextRef="#ctx0" brushRef="#br0" timeOffset="953.09">532 61 10591 0 0,'-1'1'149'0'0,"-1"0"0"0"0,1 1 0 0 0,0-1 0 0 0,0 0 0 0 0,0 1 0 0 0,0-1 0 0 0,1 1 0 0 0,-1 0 0 0 0,0-1 0 0 0,1 1 0 0 0,-1 0 0 0 0,1-1 0 0 0,-1 1 0 0 0,1 0 0 0 0,0 3 0 0 0,-2 32 2735 0 0,2-27-2266 0 0,-2 61 2616 0 0,0 309 475 0 0,2-378-3695 0 0,0 0-1 0 0,0 0 0 0 0,0 0 0 0 0,1-1 1 0 0,-1 1-1 0 0,1 0 0 0 0,-1 0 0 0 0,1-1 0 0 0,-1 1 1 0 0,1 0-1 0 0,0-1 0 0 0,2 4 0 0 0,-3-5-10 0 0,0 0 0 0 0,1 0 0 0 0,-1 0-1 0 0,0 1 1 0 0,0-1 0 0 0,1 0 0 0 0,-1 0 0 0 0,0 0-1 0 0,0 0 1 0 0,1 0 0 0 0,-1 1 0 0 0,0-1 0 0 0,1 0-1 0 0,-1 0 1 0 0,0 0 0 0 0,0 0 0 0 0,1 0 0 0 0,-1 0-1 0 0,0 0 1 0 0,1 0 0 0 0,-1 0 0 0 0,0 0-1 0 0,0 0 1 0 0,1 0 0 0 0,-1 0 0 0 0,0-1 0 0 0,1 1-1 0 0,9-11 26 0 0,33-82 61 0 0,-35 72-63 0 0,1 1 0 0 0,0 0 0 0 0,2 0 0 0 0,0 1 0 0 0,21-27 0 0 0,-31 45-20 0 0,0 0-1 0 0,0 0 1 0 0,0 0 0 0 0,0-1-1 0 0,0 1 1 0 0,0 0 0 0 0,0 0-1 0 0,1 1 1 0 0,-1-1-1 0 0,0 0 1 0 0,1 0 0 0 0,-1 1-1 0 0,1-1 1 0 0,-1 0 0 0 0,0 1-1 0 0,1 0 1 0 0,-1-1-1 0 0,1 1 1 0 0,0 0 0 0 0,-1 0-1 0 0,1-1 1 0 0,-1 1 0 0 0,3 1-1 0 0,-2 0 15 0 0,1-1 0 0 0,-1 1 0 0 0,0 0 0 0 0,0 1 0 0 0,-1-1 1 0 0,1 0-1 0 0,0 0 0 0 0,0 1 0 0 0,-1-1 0 0 0,1 1 0 0 0,0 0 0 0 0,-1-1 0 0 0,0 1 0 0 0,2 3 0 0 0,3 3 48 0 0,-2 1 0 0 0,1 0 0 0 0,-1 1 0 0 0,0-1 0 0 0,-1 1 0 0 0,2 10 0 0 0,4 39 203 0 0,-8-41-215 0 0,2 0 0 0 0,8 32 0 0 0,-11-49-74 0 0,0-1 0 0 0,1 1 0 0 0,-1-1 0 0 0,0 1 0 0 0,0 0 0 0 0,0-1 0 0 0,1 1 0 0 0,-1-1 0 0 0,0 1 0 0 0,1-1 0 0 0,-1 1 0 0 0,1-1 0 0 0,-1 1 0 0 0,0-1 0 0 0,1 1 0 0 0,-1-1 0 0 0,1 1 0 0 0,-1-1 0 0 0,1 0 0 0 0,-1 1 0 0 0,1-1 0 0 0,0 0 0 0 0,-1 1 0 0 0,1-1 0 0 0,-1 0 0 0 0,1 0 0 0 0,0 0 0 0 0,-1 0 0 0 0,1 1 0 0 0,-1-1 0 0 0,1 0 0 0 0,0 0 0 0 0,-1 0 0 0 0,1 0 0 0 0,0-1 0 0 0,10-3-1913 0 0,0-3-4065 0 0,-1 1-1204 0 0</inkml:trace>
  <inkml:trace contextRef="#ctx0" brushRef="#br0" timeOffset="1426.35">1064 262 7831 0 0,'0'-2'407'0'0,"0"0"0"0"0,0 0 0 0 0,0 1-1 0 0,-1-1 1 0 0,1 0 0 0 0,-1 0 0 0 0,1 0-1 0 0,-1 0 1 0 0,0 0 0 0 0,0 1-1 0 0,0-1 1 0 0,0 0 0 0 0,0 1 0 0 0,0-1-1 0 0,0 1 1 0 0,0-1 0 0 0,-1 1 0 0 0,1 0-1 0 0,-3-3 1 0 0,3 3-248 0 0,0 1 0 0 0,-1-1-1 0 0,1 1 1 0 0,0-1 0 0 0,0 1 0 0 0,0-1 0 0 0,0 1-1 0 0,0 0 1 0 0,0 0 0 0 0,-1-1 0 0 0,1 1-1 0 0,0 0 1 0 0,0 0 0 0 0,0 0 0 0 0,-1 0 0 0 0,1 1-1 0 0,0-1 1 0 0,0 0 0 0 0,0 0 0 0 0,0 1-1 0 0,0-1 1 0 0,-1 1 0 0 0,1-1 0 0 0,0 1 0 0 0,0-1-1 0 0,0 1 1 0 0,0-1 0 0 0,0 1 0 0 0,0 0 0 0 0,0 0-1 0 0,1 0 1 0 0,-3 1 0 0 0,-4 7 8 0 0,0 1 1 0 0,0-1-1 0 0,1 2 0 0 0,0-1 1 0 0,1 0-1 0 0,-7 18 0 0 0,3 0 28 0 0,-9 41-1 0 0,15-55-92 0 0,0 0 0 0 0,1 0 1 0 0,1 22-1 0 0,0-33-75 0 0,1 0-1 0 0,0 0 1 0 0,1 0-1 0 0,-1 0 1 0 0,0 0-1 0 0,1 0 1 0 0,0 0-1 0 0,-1 0 1 0 0,1-1-1 0 0,0 1 1 0 0,1 0-1 0 0,-1 0 1 0 0,0-1-1 0 0,1 1 1 0 0,-1-1-1 0 0,1 1 1 0 0,0-1-1 0 0,0 0 1 0 0,0 1-1 0 0,0-1 1 0 0,0 0-1 0 0,1 0 1 0 0,3 2-1 0 0,-4-3-14 0 0,0-1 0 0 0,1 1 1 0 0,-1-1-1 0 0,0 1 0 0 0,0-1 0 0 0,0 0 0 0 0,0 0 0 0 0,1 0 1 0 0,-1 0-1 0 0,0 0 0 0 0,0-1 0 0 0,0 1 0 0 0,0-1 0 0 0,0 1 1 0 0,0-1-1 0 0,1 0 0 0 0,-1 0 0 0 0,-1 0 0 0 0,1 0 0 0 0,0 0 1 0 0,0 0-1 0 0,0 0 0 0 0,2-3 0 0 0,5-3 19 0 0,0-2 0 0 0,-1 1 1 0 0,8-11-1 0 0,-4 6-16 0 0,3-5 192 0 0,-1-1 0 0 0,-1 0 0 0 0,-1-1 0 0 0,0 0 0 0 0,8-24 0 0 0,-4 13-1269 0 0,-19 39 1328 0 0,1 1 0 0 0,1 0 0 0 0,-1 0 0 0 0,1 0 0 0 0,1-1 0 0 0,0 1 0 0 0,1 14 0 0 0,0 0 19 0 0,-1-19-429 0 0,3 64-969 0 0,-3-63 1111 0 0,1 0 1 0 0,0 0-1 0 0,0 0 1 0 0,0 0-1 0 0,1-1 1 0 0,0 1-1 0 0,0 0 0 0 0,0 0 1 0 0,0-1-1 0 0,6 8 1 0 0,-7-11-16 0 0,0 0 1 0 0,0 0-1 0 0,0 0 1 0 0,0-1 0 0 0,0 1-1 0 0,0 0 1 0 0,0-1-1 0 0,0 1 1 0 0,0 0 0 0 0,0-1-1 0 0,1 0 1 0 0,-1 1-1 0 0,0-1 1 0 0,0 0-1 0 0,1 1 1 0 0,-1-1 0 0 0,0 0-1 0 0,0 0 1 0 0,1 0-1 0 0,-1 0 1 0 0,0 0-1 0 0,1-1 1 0 0,-1 1 0 0 0,0 0-1 0 0,0-1 1 0 0,1 1-1 0 0,-1 0 1 0 0,0-1-1 0 0,0 0 1 0 0,0 1 0 0 0,0-1-1 0 0,0 0 1 0 0,0 1-1 0 0,0-1 1 0 0,0 0-1 0 0,0 0 1 0 0,1-1 0 0 0,5-4-363 0 0,0-1 1 0 0,-1 0 0 0 0,10-13 0 0 0,-14 18 343 0 0,15-22-1937 0 0,0-2-5783 0 0</inkml:trace>
  <inkml:trace contextRef="#ctx0" brushRef="#br0" timeOffset="1819.5">1505 1 3679 0 0,'-5'9'2504'0'0,"0"1"-1"0"0,1-1 0 0 0,-4 17 0 0 0,-4 32 3494 0 0,9 62-1710 0 0,4-80-3952 0 0,-1-22-220 0 0,0 0 1 0 0,2 0-1 0 0,0 0 0 0 0,6 23 0 0 0,-7-40-175 0 0,-1 0 0 0 0,1 1 0 0 0,-1-1 0 0 0,1 0 0 0 0,-1 1 0 0 0,1-1 0 0 0,0 0 0 0 0,0 0 0 0 0,-1 0 0 0 0,1 0 0 0 0,0 0 0 0 0,0 0 0 0 0,0 0 0 0 0,0 0 0 0 0,0 0 0 0 0,1 0 0 0 0,-1-1 0 0 0,0 1-1 0 0,0 0 1 0 0,1-1 0 0 0,-1 1 0 0 0,0-1 0 0 0,0 1 0 0 0,1-1 0 0 0,-1 0 0 0 0,1 1 0 0 0,-1-1 0 0 0,0 0 0 0 0,1 0 0 0 0,-1 0 0 0 0,0 0 0 0 0,1 0 0 0 0,-1 0 0 0 0,1-1 0 0 0,-1 1 0 0 0,0 0 0 0 0,2-1 0 0 0,5-2-915 0 0</inkml:trace>
  <inkml:trace contextRef="#ctx0" brushRef="#br0" timeOffset="2172.23">1770 28 11975 0 0,'-2'16'528'0'0,"1"-9"112"0"0,1 2-512 0 0,0 0-128 0 0,0-2 0 0 0,0-2 0 0 0,1 6 1248 0 0,2 8 216 0 0,1 8 40 0 0,2 10 16 0 0,2 2-792 0 0,-1-4-160 0 0,3-3-32 0 0,0-4-8 0 0,1-3-528 0 0,3-3-160 0 0,1-2-8 0 0,-4-8-8272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05:03.963"/>
    </inkml:context>
    <inkml:brush xml:id="br0">
      <inkml:brushProperty name="width" value="0.025" units="cm"/>
      <inkml:brushProperty name="height" value="0.025" units="cm"/>
      <inkml:brushProperty name="color" value="#5B2D90"/>
    </inkml:brush>
  </inkml:definitions>
  <inkml:trace contextRef="#ctx0" brushRef="#br0">2213 689 2303 0 0,'-2'3'122'0'0,"-1"0"-1"0"0,1-1 0 0 0,-1 0 0 0 0,1 0 0 0 0,-1 0 0 0 0,0 0 0 0 0,1 0 0 0 0,-1 0 0 0 0,0-1 1 0 0,0 1-1 0 0,0-1 0 0 0,-1 0 0 0 0,1 0 0 0 0,0 0 0 0 0,0 0 0 0 0,-1-1 0 0 0,1 1 0 0 0,0-1 1 0 0,-1 0-1 0 0,1 0 0 0 0,0 0 0 0 0,-1 0 0 0 0,1-1 0 0 0,0 1 0 0 0,-1-1 0 0 0,1 0 0 0 0,0 0 1 0 0,0 0-1 0 0,-6-3 0 0 0,-11-9 1408 0 0,15 9-180 0 0,0 0-1 0 0,0 0 0 0 0,-1 1 0 0 0,-11-5 0 0 0,34 15 3616 0 0,18 6-3985 0 0,-22-11-638 0 0,0 0 1 0 0,0-2 0 0 0,1 1-1 0 0,-1-2 1 0 0,14-1-1 0 0,23-1 403 0 0,71-4 896 0 0,-116 7-1368 0 0,2 0-189 0 0,0 0-1 0 0,0 0 1 0 0,0 1 0 0 0,10 1-1 0 0,27 2 254 0 0,-29-1-141 0 0,43 6-3 0 0,-43-7-7 0 0,-1 0-29 0 0,45 5-17 0 0,-44-5-3 0 0,-1-1-1 0 0,2 0-92 0 0,37-1 163 0 0,-45 0-173 0 0,0-1 1 0 0,0 0-1 0 0,-1 0 1 0 0,10-3-1 0 0,44-9 320 0 0,1 3-209 0 0,-47 8 4 0 0,4-2 17 0 0,55-11 10 0 0,-55 11 1 0 0,-2 0 1 0 0,52-11 6 0 0,-52 11 1 0 0,-1 1 0 0 0,48-6-3 0 0,-48 7-10 0 0,-3 1-62 0 0,3 0-15 0 0,0 0 0 0 0,22 3 0 0 0,-25-1 12 0 0,38 4 77 0 0,16 5 100 0 0,-3-2-199 0 0,-48-6 61 0 0,0 2-70 0 0,46 13 10 0 0,-46-13 3 0 0,-2-1 0 0 0,42 11 1 0 0,-43-10 6 0 0,1-3 1 0 0,41 4 0 0 0,-41-4 32 0 0,-2 1 133 0 0,3 1-148 0 0,49 4 818 0 0,-61-6-927 0 0,113 13 23 0 0,-110-13-27 0 0,3 1 0 0 0,0 0 0 0 0,1-1 0 0 0,-1 0 0 0 0,1-1 0 0 0,14 0 0 0 0,34-4 0 0 0,-56 3-5 0 0,0 1 0 0 0,0-1 0 0 0,0 1 1 0 0,0 0-1 0 0,0 0 0 0 0,0 0 0 0 0,0 0 0 0 0,0 0 0 0 0,0 0 1 0 0,-1 1-1 0 0,1-1 0 0 0,0 0 0 0 0,0 1 0 0 0,0 0 0 0 0,0-1 1 0 0,-1 1-1 0 0,1 0 0 0 0,0 0 0 0 0,-1 0 0 0 0,1 0 0 0 0,-1 0 0 0 0,3 2 1 0 0,-3-1-12 0 0,0 0 1 0 0,0-1-1 0 0,0 1 1 0 0,-1 0-1 0 0,1 0 1 0 0,0 0 0 0 0,-1 0-1 0 0,1 0 1 0 0,-1 0-1 0 0,0 0 1 0 0,1 0-1 0 0,-1 0 1 0 0,0 0-1 0 0,0 0 1 0 0,-1 0-1 0 0,1 0 1 0 0,0 0 0 0 0,-1 0-1 0 0,1 0 1 0 0,-1 0-1 0 0,1-1 1 0 0,-2 4-1 0 0,1-3-199 0 0,0 0 0 0 0,0 1 0 0 0,0-1 0 0 0,0 0 0 0 0,-1 0 0 0 0,1 0 1 0 0,-1 0-1 0 0,1 0 0 0 0,-4 3 0 0 0,-6 1-4114 0 0</inkml:trace>
  <inkml:trace contextRef="#ctx0" brushRef="#br0" timeOffset="861.77">91 699 2759 0 0,'-16'20'21'0'0,"-3"1"3475"0"0,17-19-2708 0 0,-1 1 1 0 0,0-1-1 0 0,0 0 1 0 0,1 1-1 0 0,-2-1 1 0 0,1-1-1 0 0,0 1 1 0 0,0 0-1 0 0,0-1 0 0 0,-1 0 1 0 0,1 1-1 0 0,-5 0 1 0 0,7-2-690 0 0,1 0 0 0 0,-1 0 1 0 0,1 0-1 0 0,0 0 0 0 0,-1 0 0 0 0,1 0 1 0 0,0 0-1 0 0,-1 0 0 0 0,1 0 0 0 0,-1 0 1 0 0,1 0-1 0 0,0 0 0 0 0,-1-1 1 0 0,1 1-1 0 0,0 0 0 0 0,-1 0 0 0 0,1 0 1 0 0,0 0-1 0 0,-1 0 0 0 0,1-1 0 0 0,0 1 1 0 0,-1 0-1 0 0,1 0 0 0 0,0-1 0 0 0,0 1 1 0 0,-1 0-1 0 0,1-1 0 0 0,0 1 0 0 0,0 0 1 0 0,0 0-1 0 0,-1-1 0 0 0,1 1 0 0 0,0 0 1 0 0,0-1-1 0 0,0 0 0 0 0,2-16 1358 0 0,14-15-663 0 0,-10 24-653 0 0,0 0 1 0 0,0 0 0 0 0,1 1-1 0 0,1 0 1 0 0,-1 1 0 0 0,1 0-1 0 0,0 0 1 0 0,0 0 0 0 0,1 1-1 0 0,-1 0 1 0 0,1 1-1 0 0,13-5 1 0 0,-17 7-85 0 0,0 0 1 0 0,0 1-1 0 0,1-1 0 0 0,-1 1 1 0 0,0 0-1 0 0,1 0 0 0 0,-1 1 1 0 0,1 0-1 0 0,0 0 0 0 0,-1 0 1 0 0,1 0-1 0 0,-1 1 0 0 0,1 0 1 0 0,-1 0-1 0 0,0 1 0 0 0,1 0 1 0 0,-1-1-1 0 0,0 2 0 0 0,0-1 1 0 0,0 1-1 0 0,0-1 0 0 0,-1 1 1 0 0,7 6-1 0 0,-7-5-15 0 0,0 1 0 0 0,-1 0-1 0 0,1 0 1 0 0,-1 0 0 0 0,0 0 0 0 0,-1 1-1 0 0,1-1 1 0 0,-1 1 0 0 0,0 0 0 0 0,-1-1 0 0 0,1 1-1 0 0,-1 0 1 0 0,0 0 0 0 0,-1 0 0 0 0,1 10-1 0 0,-1 5 0 0 0,-1-1 0 0 0,-1 1 0 0 0,-6 25 0 0 0,3-26-53 0 0,-2 1 0 0 0,-16 36-1 0 0,16-43-42 0 0,1-1-1 0 0,0 2 0 0 0,1-1 0 0 0,1 0 1 0 0,0 1-1 0 0,1 0 0 0 0,-2 22 0 0 0,5-34 57 0 0,0-1-1 0 0,0 1 1 0 0,0 0-1 0 0,1 0 1 0 0,-1-1-1 0 0,1 1 0 0 0,-1 0 1 0 0,1-1-1 0 0,0 1 1 0 0,0-1-1 0 0,0 1 0 0 0,1-1 1 0 0,-1 1-1 0 0,0-1 1 0 0,1 0-1 0 0,0 1 1 0 0,-1-1-1 0 0,1 0 0 0 0,0 0 1 0 0,0 0-1 0 0,0-1 1 0 0,0 1-1 0 0,0 0 0 0 0,1-1 1 0 0,-1 1-1 0 0,1-1 1 0 0,-1 0-1 0 0,1 0 1 0 0,-1 0-1 0 0,1 0 0 0 0,4 1 1 0 0,10 4 106 0 0,-17-5-98 0 0,1-1 0 0 0,0 1 0 0 0,0-1-1 0 0,0 1 1 0 0,0-1 0 0 0,-1 1 0 0 0,1-1-1 0 0,0 0 1 0 0,0 0 0 0 0,0 1 0 0 0,0-1-1 0 0,0 0 1 0 0,0 0 0 0 0,0 0 0 0 0,0 0-1 0 0,0 0 1 0 0,0 0 0 0 0,0 0 0 0 0,0-1-1 0 0,0 1 1 0 0,-1 0 0 0 0,1 0 0 0 0,0-1-1 0 0,0 1 1 0 0,0-1 0 0 0,0 1 0 0 0,0-1-1 0 0,-1 1 1 0 0,1-1 0 0 0,0 1 0 0 0,0-1-1 0 0,-1 1 1 0 0,1-1 0 0 0,0 0 0 0 0,-1 0-1 0 0,1 1 1 0 0,0-2 0 0 0,4-3 52 0 0,7-9 226 0 0,1 0 0 0 0,1 1-1 0 0,0 0 1 0 0,1 2 0 0 0,1-1 0 0 0,17-9 0 0 0,-30 20-347 0 0,0 0 0 0 0,0 0 0 0 0,1 0-1 0 0,-1 0 1 0 0,0 0 0 0 0,0 1 0 0 0,5-1 0 0 0,-8-10-1064 0 0,0-1 1 0 0,1 1 0 0 0,3-20-1 0 0,1 12 171 0 0</inkml:trace>
  <inkml:trace contextRef="#ctx0" brushRef="#br0" timeOffset="1261.25">593 512 5063 0 0,'-6'6'2383'0'0,"1"1"-1"0"0,-1-1 0 0 0,-7 14 0 0 0,8-11-433 0 0,1 0 1 0 0,-7 18-1 0 0,7-13-1280 0 0,1-1 0 0 0,0 1-1 0 0,1 0 1 0 0,1 0 0 0 0,0 18 0 0 0,2-11-569 0 0,1 0 0 0 0,0-1 1 0 0,2 1-1 0 0,0-1 0 0 0,1 0 1 0 0,2 0-1 0 0,14 33 0 0 0,-17-44-37 0 0,1 0-1 0 0,0-1 1 0 0,0 0-1 0 0,1 0 0 0 0,0 0 1 0 0,0 0-1 0 0,1-1 1 0 0,8 7-1 0 0,-12-12-52 0 0,-1 0 0 0 0,1 0 0 0 0,-1 0 0 0 0,1-1 0 0 0,0 1 0 0 0,0-1 0 0 0,0 0 0 0 0,-1 0 0 0 0,1 0 0 0 0,1 0 0 0 0,-1 0 0 0 0,0-1 0 0 0,0 0 0 0 0,0 1 0 0 0,0-1 0 0 0,0 0 0 0 0,0 0 0 0 0,0-1 0 0 0,1 1 0 0 0,-1-1 0 0 0,0 1 0 0 0,0-1 0 0 0,0 0 0 0 0,0 0 0 0 0,-1 0 0 0 0,1-1 0 0 0,0 1-1 0 0,0-1 1 0 0,3-2 0 0 0,0-1 13 0 0,0-1-1 0 0,0 1 0 0 0,-1-1 0 0 0,1 0 1 0 0,-2 0-1 0 0,1 0 0 0 0,-1-1 0 0 0,0 0 0 0 0,0 0 1 0 0,0 0-1 0 0,-1 0 0 0 0,0-1 0 0 0,-1 1 1 0 0,0-1-1 0 0,0 1 0 0 0,1-14 0 0 0,-1 2-3 0 0,0-1 1 0 0,-1 1-1 0 0,-2 0 0 0 0,0-1 1 0 0,-5-31-1 0 0,2 30 16 0 0,-11-32 0 0 0,13 48-49 0 0,0 0 0 0 0,0 0 0 0 0,0 1-1 0 0,0-1 1 0 0,-1 0 0 0 0,0 1 0 0 0,0 0-1 0 0,0-1 1 0 0,0 1 0 0 0,-1 0 0 0 0,1 1-1 0 0,-6-5 1 0 0,5 6-33 0 0,0 0-1 0 0,1 1 1 0 0,-1-1-1 0 0,0 1 1 0 0,0 0-1 0 0,0 0 1 0 0,0 0-1 0 0,0 0 1 0 0,0 1-1 0 0,0-1 1 0 0,0 1-1 0 0,-1 0 1 0 0,1 1-1 0 0,0-1 1 0 0,0 1-1 0 0,0-1 1 0 0,0 1-1 0 0,0 1 1 0 0,0-1-1 0 0,0 0 1 0 0,1 1-1 0 0,-1 0 1 0 0,0 0 0 0 0,1 0-1 0 0,-1 0 1 0 0,1 1-1 0 0,-4 3 1 0 0,3-3-75 0 0,0 0 1 0 0,1 0 0 0 0,0 0-1 0 0,-1 1 1 0 0,1-1 0 0 0,0 1 0 0 0,1 0-1 0 0,-1 0 1 0 0,1 0 0 0 0,0 1 0 0 0,0-1-1 0 0,0 0 1 0 0,0 1 0 0 0,1-1 0 0 0,0 1-1 0 0,0-1 1 0 0,0 1 0 0 0,0 0-1 0 0,1 0 1 0 0,0-1 0 0 0,0 1 0 0 0,0 0-1 0 0,1 6 1 0 0,6 4-1376 0 0,-1-9 250 0 0</inkml:trace>
  <inkml:trace contextRef="#ctx0" brushRef="#br0" timeOffset="1801.46">841 500 8751 0 0,'1'-3'836'0'0,"0"0"-1"0"0,0 0 0 0 0,1 0 1 0 0,-1 1-1 0 0,1-1 0 0 0,-1 1 1 0 0,1-1-1 0 0,0 1 0 0 0,2-3 1 0 0,-1 1-364 0 0,4-5 334 0 0,1-1 1 0 0,0 1 0 0 0,0 0-1 0 0,0 1 1 0 0,1 0 0 0 0,1 0-1 0 0,15-9 1 0 0,-22 15-758 0 0,-1 1 0 0 0,1 0 0 0 0,0-1 0 0 0,-1 1 0 0 0,1 0 1 0 0,0 1-1 0 0,0-1 0 0 0,-1 0 0 0 0,1 1 0 0 0,0-1 0 0 0,0 1 0 0 0,0 0 0 0 0,0 0 0 0 0,0 0 0 0 0,0 1 0 0 0,-1-1 0 0 0,1 1 0 0 0,0-1 1 0 0,0 1-1 0 0,0 0 0 0 0,-1 0 0 0 0,1 0 0 0 0,0 0 0 0 0,-1 1 0 0 0,1-1 0 0 0,-1 1 0 0 0,0 0 0 0 0,1-1 0 0 0,-1 1 0 0 0,0 0 1 0 0,0 0-1 0 0,0 0 0 0 0,0 1 0 0 0,-1-1 0 0 0,1 0 0 0 0,-1 1 0 0 0,3 3 0 0 0,1 4-39 0 0,1 1 1 0 0,-1 0-1 0 0,-1 1 0 0 0,0-1 1 0 0,-1 1-1 0 0,0-1 0 0 0,-1 1 1 0 0,2 16-1 0 0,-1 102-60 0 0,-3-89-6 0 0,-2 2-112 0 0,0-30 117 0 0,2 1 0 0 0,-1-1 1 0 0,2 0-1 0 0,0 0 0 0 0,0 0 1 0 0,5 17-1 0 0,-6-28 70 0 0,1-1 0 0 0,0 1 1 0 0,0-1-1 0 0,0 1 0 0 0,0-1 0 0 0,0 0 0 0 0,0 1 1 0 0,0-1-1 0 0,1 0 0 0 0,-1 0 0 0 0,0 0 0 0 0,1 0 1 0 0,-1 0-1 0 0,0 0 0 0 0,1 0 0 0 0,-1 0 0 0 0,1-1 0 0 0,0 1 1 0 0,-1 0-1 0 0,1-1 0 0 0,0 0 0 0 0,-1 1 0 0 0,1-1 1 0 0,0 0-1 0 0,-1 0 0 0 0,1 0 0 0 0,2 0 0 0 0,1 0 100 0 0,0 0 0 0 0,0-1 0 0 0,0 1 0 0 0,1-1 0 0 0,-1-1-1 0 0,0 1 1 0 0,8-4 0 0 0,-5 2-74 0 0,0-1 0 0 0,-1 0 0 0 0,1 0 0 0 0,-1-1 0 0 0,0 0-1 0 0,-1 0 1 0 0,1-1 0 0 0,-1 1 0 0 0,0-1 0 0 0,0-1 0 0 0,-1 1 0 0 0,0-1 0 0 0,0 0 0 0 0,7-14-1 0 0,-11 18-568 0 0,0-1-1 0 0,-1 1 1 0 0,1-1 0 0 0,-1 0-1 0 0,0 0 1 0 0,0-4-1 0 0,0 1-1257 0 0,0 1-6238 0 0</inkml:trace>
  <inkml:trace contextRef="#ctx0" brushRef="#br0" timeOffset="2279.73">1235 383 13359 0 0,'1'-2'447'0'0,"0"0"-1"0"0,-1 0 0 0 0,1-1 0 0 0,0 1 0 0 0,0 0 1 0 0,0 1-1 0 0,1-1 0 0 0,-1 0 0 0 0,0 0 0 0 0,1 0 1 0 0,-1 1-1 0 0,1-1 0 0 0,-1 1 0 0 0,1-1 0 0 0,0 1 1 0 0,3-3-1 0 0,3-2 412 0 0,-1-2-531 0 0,1 0 0 0 0,-1 1 0 0 0,2 0 0 0 0,-1 1 0 0 0,1 0 0 0 0,0 0-1 0 0,0 0 1 0 0,1 2 0 0 0,-1-1 0 0 0,16-4 0 0 0,-24 9-319 0 0,0-1-1 0 0,1 1 1 0 0,-1 0-1 0 0,0 0 1 0 0,0 0-1 0 0,1 0 1 0 0,-1 0-1 0 0,0 0 0 0 0,0 0 1 0 0,1 0-1 0 0,-1 1 1 0 0,0-1-1 0 0,0 0 1 0 0,0 1-1 0 0,1-1 1 0 0,-1 1-1 0 0,0-1 1 0 0,0 1-1 0 0,0 0 1 0 0,0-1-1 0 0,0 1 1 0 0,0 0-1 0 0,1 1 1 0 0,0 1-5 0 0,0-1 0 0 0,-1 1 0 0 0,1-1 0 0 0,-1 1 0 0 0,1 0 0 0 0,-1-1 0 0 0,0 1 0 0 0,0 0 0 0 0,1 5 0 0 0,-1 2-9 0 0,1 0-1 0 0,-1 0 0 0 0,-1 0 0 0 0,-1 20 0 0 0,-4-3-130 0 0,0 1 0 0 0,-13 34-1 0 0,1-1-39 0 0,16-61 168 0 0,1 1 0 0 0,0 0-1 0 0,-1-1 1 0 0,1 1 0 0 0,0 0 0 0 0,0 0 0 0 0,0-1 0 0 0,0 1 0 0 0,0 0 0 0 0,0 0 0 0 0,0-1 0 0 0,0 1-1 0 0,0 0 1 0 0,0 0 0 0 0,0-1 0 0 0,0 1 0 0 0,0 0 0 0 0,1-1 0 0 0,-1 1 0 0 0,0 0 0 0 0,1 0 0 0 0,-1-1-1 0 0,0 1 1 0 0,1-1 0 0 0,-1 1 0 0 0,1 0 0 0 0,-1-1 0 0 0,1 1 0 0 0,-1-1 0 0 0,1 1 0 0 0,-1-1 0 0 0,1 1-1 0 0,0-1 1 0 0,-1 0 0 0 0,1 1 0 0 0,0-1 0 0 0,-1 0 0 0 0,2 1 0 0 0,2 0-16 0 0,0-1-1 0 0,1 1 1 0 0,-1-1-1 0 0,0 0 1 0 0,9-1 0 0 0,2 0 41 0 0,-13 1-16 0 0,10 0 55 0 0,1 0 0 0 0,-1 1 0 0 0,1 0 0 0 0,17 5 0 0 0,-27-6-36 0 0,0 1 0 0 0,0 0-1 0 0,0 0 1 0 0,0 0 0 0 0,-1 1 0 0 0,1-1-1 0 0,0 1 1 0 0,-1 0 0 0 0,1-1 0 0 0,-1 1-1 0 0,0 0 1 0 0,1 1 0 0 0,-1-1 0 0 0,0 0 0 0 0,0 0-1 0 0,-1 1 1 0 0,1-1 0 0 0,0 1 0 0 0,-1 0-1 0 0,0-1 1 0 0,1 1 0 0 0,-1 0 0 0 0,0 0-1 0 0,0 3 1 0 0,1 3 4 0 0,-1 0 0 0 0,0 0 0 0 0,-1 0 0 0 0,0-1 0 0 0,0 1 0 0 0,-1 0 0 0 0,0 0-1 0 0,0 0 1 0 0,-1-1 0 0 0,0 1 0 0 0,-1 0 0 0 0,-4 9 0 0 0,1-5 15 0 0,-1 0-1 0 0,0-1 0 0 0,-1 1 1 0 0,0-1-1 0 0,-1-1 1 0 0,-18 19-1 0 0,26-28-146 0 0,-1-1 0 0 0,1 1 1 0 0,-1-1-1 0 0,0 0 0 0 0,1 0 0 0 0,-1 0 0 0 0,0 0 1 0 0,0 0-1 0 0,1 0 0 0 0,-1 0 0 0 0,-3 0 0 0 0,5-1 81 0 0,0 0-1 0 0,0 0 0 0 0,-1 0 0 0 0,1 0 1 0 0,0 0-1 0 0,0 0 0 0 0,0 0 0 0 0,-1 0 1 0 0,1 0-1 0 0,0 0 0 0 0,0 0 0 0 0,0 0 0 0 0,-1 0 1 0 0,1 0-1 0 0,0 0 0 0 0,0 0 0 0 0,0 0 1 0 0,-1 0-1 0 0,1 0 0 0 0,0-1 0 0 0,0 1 1 0 0,0 0-1 0 0,0 0 0 0 0,-1 0 0 0 0,1 0 1 0 0,0-1-1 0 0,0 1 0 0 0,0 0 0 0 0,0 0 0 0 0,0 0 1 0 0,0 0-1 0 0,-1-1 0 0 0,1 1 0 0 0,3-14-584 0 0,1 5-102 0 0,0 0-113 0 0</inkml:trace>
  <inkml:trace contextRef="#ctx0" brushRef="#br0" timeOffset="2742.29">1463 124 13359 0 0,'-1'-2'261'0'0,"1"1"-1"0"0,-1 0 1 0 0,0 0 0 0 0,1 0-1 0 0,-1-1 1 0 0,1 1-1 0 0,-1 0 1 0 0,1 0 0 0 0,0-1-1 0 0,-1 1 1 0 0,1 0-1 0 0,0-1 1 0 0,0 1 0 0 0,0 0-1 0 0,0-1 1 0 0,0 1-1 0 0,0 0 1 0 0,1-3 0 0 0,0 1 340 0 0,1 1 0 0 0,0-1 0 0 0,-1 1 0 0 0,1-1 0 0 0,0 1 0 0 0,0-1 0 0 0,3-1 0 0 0,-1 0-880 0 0,3-4 629 0 0,1 0 0 0 0,0 1-1 0 0,1 0 1 0 0,0 0-1 0 0,0 1 1 0 0,0 0-1 0 0,19-8 1 0 0,-26 13-329 0 0,1 0 1 0 0,0 0-1 0 0,0 0 0 0 0,-1 0 1 0 0,1 1-1 0 0,0-1 1 0 0,0 1-1 0 0,0-1 0 0 0,-1 1 1 0 0,1 0-1 0 0,0 0 1 0 0,0 0-1 0 0,0 1 0 0 0,0-1 1 0 0,0 1-1 0 0,-1-1 1 0 0,1 1-1 0 0,0 0 0 0 0,0 0 1 0 0,-1 0-1 0 0,1 0 1 0 0,-1 1-1 0 0,1-1 0 0 0,-1 1 1 0 0,1 0-1 0 0,-1-1 1 0 0,0 1-1 0 0,0 0 0 0 0,0 0 1 0 0,0 1-1 0 0,0-1 1 0 0,-1 0-1 0 0,1 0 0 0 0,1 4 1 0 0,4 8 101 0 0,-2 0 0 0 0,0 1-1 0 0,0-1 1 0 0,-1 1 0 0 0,2 19 0 0 0,10 37 364 0 0,-14-64-518 0 0,0 0 0 0 0,-1 1 1 0 0,0-1-1 0 0,0 1 1 0 0,-1 0-1 0 0,0-1 0 0 0,0 1 1 0 0,-1-1-1 0 0,1 1 0 0 0,-5 12 1 0 0,0 14-1235 0 0,4-24 575 0 0,1 0-85 0 0</inkml:trace>
  <inkml:trace contextRef="#ctx0" brushRef="#br0" timeOffset="3119.53">1750 651 15663 0 0,'-4'30'9519'0'0,"8"-46"-9199"0"0,-4 16-320 0 0,0-7-186 0 0,2 1-1 0 0,-1 0 1 0 0,1 0-1 0 0,-1 0 1 0 0,5-9-1 0 0,0 6-8549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4:52.221"/>
    </inkml:context>
    <inkml:brush xml:id="br0">
      <inkml:brushProperty name="width" value="0.025" units="cm"/>
      <inkml:brushProperty name="height" value="0.025" units="cm"/>
      <inkml:brushProperty name="color" value="#5B2D90"/>
    </inkml:brush>
  </inkml:definitions>
  <inkml:trace contextRef="#ctx0" brushRef="#br0">205 2276 4607 0 0,'-15'4'5910'0'0,"15"-4"-5771"0"0,0 0 0 0 0,0 0 0 0 0,0 0 0 0 0,-1 0 0 0 0,1-1 1 0 0,0 1-1 0 0,0 0 0 0 0,0 0 0 0 0,0 0 0 0 0,0 0 0 0 0,0 0 0 0 0,0 0 1 0 0,0 0-1 0 0,0-1 0 0 0,0 1 0 0 0,0 0 0 0 0,0 0 0 0 0,0 0 1 0 0,0 0-1 0 0,0 0 0 0 0,0-1 0 0 0,0 1 0 0 0,0 0 0 0 0,0 0 1 0 0,0 0-1 0 0,0 0 0 0 0,0 0 0 0 0,0 0 0 0 0,0-1 0 0 0,0 1 1 0 0,0 0-1 0 0,0 0 0 0 0,0 0 0 0 0,0 0 0 0 0,0 0 0 0 0,0 0 1 0 0,0-1-1 0 0,0 1 0 0 0,0 0 0 0 0,0 0 0 0 0,1 0 0 0 0,-1 0 1 0 0,0 0-1 0 0,0 0 0 0 0,0 0 0 0 0,0-1 0 0 0,11-7 4505 0 0,4 4-4426 0 0,5 5 235 0 0,0 1 0 0 0,0 1 0 0 0,23 7 0 0 0,34 4 566 0 0,21-3-178 0 0,-94-11-617 0 0,10 3-129 0 0,71 11 162 0 0,44 6-65 0 0,-94-17 77 0 0,49-1 0 0 0,-68-2-175 0 0,-13 0 110 0 0,10 1-121 0 0,1-2-55 0 0,-5 1 20 0 0,0 0 1 0 0,0 0-1 0 0,0 1 1 0 0,16 3-1 0 0,28 5-21 0 0,-40-7 48 0 0,2-1-17 0 0,44 6-36 0 0,-29-4 20 0 0,41 4-20 0 0,61-2 122 0 0,-23 0 548 0 0,-52-2-611 0 0,-43-2-1 0 0,1 1-3 0 0,49 5-10 0 0,-35-4-14 0 0,35 4-42 0 0,13-2-11 0 0,7-5 0 0 0,-14 2 11 0 0,-41-2 31 0 0,30-1-20 0 0,-29 0 31 0 0,29-4 14 0 0,-28 2 10 0 0,30-2 0 0 0,-34 2-28 0 0,5-1-32 0 0,7-6 51 0 0,6 0 9 0 0,5 1 49 0 0,31-13 84 0 0,-35 8-146 0 0,-38 12-43 0 0,0 0 1 0 0,0-1-1 0 0,-1 0 0 0 0,12-6 1 0 0,-8 4-1 0 0,-1 0 48 0 0,-2 1 17 0 0,5-3-54 0 0,0 1 0 0 0,-1-2 0 0 0,-1 0 0 0 0,1 0 0 0 0,-1-1 1 0 0,0 0-1 0 0,-1-1 0 0 0,11-14 0 0 0,-10 7-22 0 0,-2-1 0 0 0,0-1 0 0 0,-1 1 0 0 0,-1-1 0 0 0,-1 0 0 0 0,-1-1 0 0 0,0 0 0 0 0,-1 0 0 0 0,-1 0 0 0 0,-2 0 0 0 0,1 0 0 0 0,-2 0 0 0 0,-3-21 0 0 0,2 31-3 0 0,-1 1 0 0 0,-1-1 0 0 0,1 1 0 0 0,-2 0 0 0 0,1-1 0 0 0,-1 2 0 0 0,-1-1 0 0 0,1 0 0 0 0,-9-10 0 0 0,-7-7-13 0 0,-34-34 0 0 0,25 30 12 0 0,19 18 11 0 0,-1 2-1 0 0,0-1 1 0 0,0 2-1 0 0,-1-1 1 0 0,0 2-1 0 0,-1-1 1 0 0,0 2-1 0 0,-1 0 1 0 0,1 0-1 0 0,-1 2 1 0 0,0-1-1 0 0,-1 2 1 0 0,1 0-1 0 0,-22-3 1 0 0,-73-15 247 0 0,70 13 106 0 0,1 2 0 0 0,-1 1 0 0 0,-41 0 0 0 0,34 6-357 0 0,16 1-4 0 0,0-1 0 0 0,-45-7 0 0 0,-32-15-9 0 0,54 10 0 0 0,-86-8 0 0 0,103 19 0 0 0,0 1 0 0 0,1 2 0 0 0,-1 1 0 0 0,1 2 0 0 0,-61 17 0 0 0,13-1 0 0 0,0-4 0 0 0,-1-3 0 0 0,-118 5 0 0 0,156-18 0 0 0,-21 0 0 0 0,-122 19 0 0 0,93-4 0 0 0,52-10 0 0 0,0 2 0 0 0,0 2 0 0 0,-62 22 0 0 0,91-25 0 0 0,0 0 0 0 0,1 1 0 0 0,-1 0 0 0 0,1 1 0 0 0,1 0 0 0 0,0 2 0 0 0,0-1 0 0 0,1 2 0 0 0,0-1 0 0 0,1 2 0 0 0,1-1 0 0 0,0 2 0 0 0,0-1 0 0 0,2 1 0 0 0,-13 26 0 0 0,3-5 0 0 0,13-26 0 0 0,0 1 0 0 0,0-1 0 0 0,1 1 0 0 0,-3 12 0 0 0,6-18 0 0 0,0 0 0 0 0,1 1 0 0 0,-1-1 0 0 0,1 0 0 0 0,0 0 0 0 0,1 0 0 0 0,-1 0 0 0 0,1 0 0 0 0,0 0 0 0 0,-1 0 0 0 0,2 0 0 0 0,-1 0 0 0 0,0-1 0 0 0,5 8 0 0 0,-1-2 0 0 0,0 0 0 0 0,1 0 0 0 0,0-1 0 0 0,1 0 0 0 0,0 0 0 0 0,0-1 0 0 0,0 0 0 0 0,1 0 0 0 0,0 0 0 0 0,1-1 0 0 0,-1 0 0 0 0,1-1 0 0 0,1 0 0 0 0,-1-1 0 0 0,0 0 0 0 0,1 0 0 0 0,20 5 0 0 0,3-7 0 0 0,49-6 0 0 0,9-10 0 0 0,-13-4 0 0 0,-47 11 0 0 0,-1 2 0 0 0,37-2 0 0 0,-34 6 0 0 0,-17 1 0 0 0,-1 0 0 0 0,1-2 0 0 0,17-2 0 0 0,-17-2 0 0 0,-16 5 0 0 0,0 2-52 0 0,0-1-217 0 0,17-13-4710 0 0,-10 6 3916 0 0,1-3-22 0 0</inkml:trace>
  <inkml:trace contextRef="#ctx0" brushRef="#br0" timeOffset="2335.15">237 561 7367 0 0,'-3'0'468'0'0,"0"0"-1"0"0,0 0 1 0 0,0 1 0 0 0,-1-1-1 0 0,1 1 1 0 0,0-1-1 0 0,0 1 1 0 0,0 0-1 0 0,0 0 1 0 0,0 1-1 0 0,1-1 1 0 0,-1 0-1 0 0,0 1 1 0 0,0 0-1 0 0,1 0 1 0 0,-1 0-1 0 0,1 0 1 0 0,-4 4 0 0 0,3-2-15 0 0,0 1 1 0 0,0-1 0 0 0,0 1 0 0 0,1 0 0 0 0,0 0 0 0 0,0 0 0 0 0,0 0 0 0 0,1 0 0 0 0,0 0 0 0 0,-1 7 0 0 0,0 10-71 0 0,1 1 0 0 0,1-1 0 0 0,1 0 0 0 0,5 27 0 0 0,2 1-106 0 0,2 0-1 0 0,2 0 1 0 0,3-1-1 0 0,1-1 1 0 0,3-1 0 0 0,43 81-1 0 0,-43-103-212 0 0,-19-24-100 0 0,1 0-1 0 0,0 0 1 0 0,0 0 0 0 0,0-1-1 0 0,-1 1 1 0 0,1 0-1 0 0,0 0 1 0 0,0-1 0 0 0,0 1-1 0 0,0 0 1 0 0,1-1 0 0 0,-1 1-1 0 0,0-1 1 0 0,0 0 0 0 0,0 1-1 0 0,0-1 1 0 0,0 0 0 0 0,1 1-1 0 0,-1-1 1 0 0,0 0-1 0 0,3 0 1 0 0,-4-1-99 0 0,1-1 0 0 0,0 1 0 0 0,0 0-1 0 0,0 0 1 0 0,-1-1 0 0 0,1 1 0 0 0,-1-1 0 0 0,1 1-1 0 0,-1 0 1 0 0,1-1 0 0 0,-1 1 0 0 0,0-1 0 0 0,0 1-1 0 0,0-1 1 0 0,1 1 0 0 0,-2-1 0 0 0,1 1 0 0 0,0-1-1 0 0,0-1 1 0 0,-1-2-1371 0 0,1 0-5844 0 0</inkml:trace>
  <inkml:trace contextRef="#ctx0" brushRef="#br0" timeOffset="2705.05">29 953 11519 0 0,'-1'1'113'0'0,"0"0"-1"0"0,0 0 0 0 0,1 0 0 0 0,-1 0 1 0 0,0 1-1 0 0,0-1 0 0 0,1 0 0 0 0,-1 1 1 0 0,1-1-1 0 0,-1 0 0 0 0,1 1 0 0 0,-1-1 1 0 0,1 0-1 0 0,0 1 0 0 0,0-1 1 0 0,0 1-1 0 0,0-1 0 0 0,0 1 0 0 0,0-1 1 0 0,1 3-1 0 0,0-2 162 0 0,0 0 0 0 0,0 0 0 0 0,0-1 0 0 0,1 1 0 0 0,-1 0-1 0 0,1-1 1 0 0,0 1 0 0 0,-1-1 0 0 0,1 0 0 0 0,0 0 0 0 0,0 1 0 0 0,-1-1 0 0 0,1 0 0 0 0,3 1 0 0 0,2 0-133 0 0,-1 1 0 0 0,1-1 1 0 0,0 0-1 0 0,0 0 0 0 0,0 0 1 0 0,0-1-1 0 0,0-1 0 0 0,1 1 0 0 0,-1-1 1 0 0,0 0-1 0 0,0 0 0 0 0,0-1 0 0 0,1 0 1 0 0,-1-1-1 0 0,0 1 0 0 0,13-6 0 0 0,6-4 597 0 0,0-2 0 0 0,0 0-1 0 0,24-18 1 0 0,12-6-149 0 0,-20 15-2618 0 0,82-29 0 0 0,-106 44-5209 0 0</inkml:trace>
  <inkml:trace contextRef="#ctx0" brushRef="#br0" timeOffset="3120.08">745 726 2759 0 0,'-11'2'1298'0'0,"1"2"0"0"0,-1-1-1 0 0,1 1 1 0 0,0 1 0 0 0,0 0-1 0 0,-16 11 1 0 0,17-9-566 0 0,0 1-1 0 0,0 0 1 0 0,1 0 0 0 0,0 0-1 0 0,1 1 1 0 0,-10 14 0 0 0,5-3 157 0 0,0 0 1 0 0,1 0 0 0 0,2 1-1 0 0,-12 35 1 0 0,17-46-761 0 0,1 0-1 0 0,1 0 1 0 0,0 1 0 0 0,1-1-1 0 0,0 1 1 0 0,0-1 0 0 0,1 1-1 0 0,0-1 1 0 0,1 1 0 0 0,0-1-1 0 0,1 1 1 0 0,3 12 0 0 0,-4-21-116 0 0,-1-1 1 0 0,1 1 0 0 0,0-1-1 0 0,-1 0 1 0 0,1 0-1 0 0,0 1 1 0 0,-1-1 0 0 0,1 0-1 0 0,0 0 1 0 0,0 0 0 0 0,0 0-1 0 0,0 0 1 0 0,0 0-1 0 0,1 0 1 0 0,-1 0 0 0 0,0 0-1 0 0,0 0 1 0 0,0-1-1 0 0,1 1 1 0 0,-1 0 0 0 0,0-1-1 0 0,1 0 1 0 0,-1 1-1 0 0,1-1 1 0 0,-1 0 0 0 0,1 1-1 0 0,-1-1 1 0 0,0 0-1 0 0,1 0 1 0 0,-1 0 0 0 0,1 0-1 0 0,-1 0 1 0 0,1-1-1 0 0,-1 1 1 0 0,1 0 0 0 0,-1-1-1 0 0,0 1 1 0 0,1-1-1 0 0,-1 1 1 0 0,0-1 0 0 0,1 0-1 0 0,1-1 1 0 0,5-2 13 0 0,0-1 0 0 0,0 0 0 0 0,0-1 1 0 0,0 0-1 0 0,7-8 0 0 0,6-9-5 0 0,0 0-1 0 0,-2-2 1 0 0,-1 0 0 0 0,-1-1-1 0 0,-1-1 1 0 0,18-42 0 0 0,-32 65-8 0 0,-1 3-11 0 0,0-1-1 0 0,0 1 0 0 0,-1 0 1 0 0,1 0-1 0 0,-1-1 0 0 0,1 1 0 0 0,-1 0 1 0 0,1-1-1 0 0,-1 1 0 0 0,0 0 0 0 0,0-1 1 0 0,1 1-1 0 0,-1 0 0 0 0,0-1 1 0 0,0 1-1 0 0,-1-3 0 0 0,-12 40 278 0 0,11-24-250 0 0,0 0 0 0 0,1 0 0 0 0,1 0-1 0 0,0 0 1 0 0,1 0 0 0 0,0 0 0 0 0,1 0 0 0 0,0 0-1 0 0,1 0 1 0 0,6 15 0 0 0,-9-26-39 0 0,0 0-1 0 0,0 0 1 0 0,1 0-1 0 0,-1 0 1 0 0,0 0-1 0 0,1 0 1 0 0,-1 0-1 0 0,1 0 0 0 0,0 0 1 0 0,-1 0-1 0 0,1 0 1 0 0,0-1-1 0 0,-1 1 1 0 0,1 0-1 0 0,0 0 1 0 0,0-1-1 0 0,0 1 1 0 0,0 0-1 0 0,-1-1 1 0 0,1 1-1 0 0,0-1 1 0 0,0 1-1 0 0,0-1 1 0 0,0 0-1 0 0,0 1 1 0 0,0-1-1 0 0,0 0 1 0 0,0 0-1 0 0,1 0 1 0 0,-1 0-1 0 0,0 0 1 0 0,0 0-1 0 0,0 0 1 0 0,0 0-1 0 0,0 0 1 0 0,0 0-1 0 0,0 0 0 0 0,0-1 1 0 0,0 1-1 0 0,0 0 1 0 0,0-1-1 0 0,0 1 1 0 0,0-1-1 0 0,0 1 1 0 0,0-1-1 0 0,0 0 1 0 0,-1 1-1 0 0,1-1 1 0 0,0 0-1 0 0,0 0 1 0 0,0 0-1 0 0,6-6-248 0 0,0-1 0 0 0,-1 1 0 0 0,-1-1 0 0 0,8-11-1 0 0,-12 17 208 0 0,39-66-3724 0 0,-26 41-3205 0 0</inkml:trace>
  <inkml:trace contextRef="#ctx0" brushRef="#br0" timeOffset="3625.78">972 339 5063 0 0,'-4'4'602'0'0,"-1"-1"0"0"0,1 1-1 0 0,0 0 1 0 0,0 0 0 0 0,0 0-1 0 0,1 1 1 0 0,-1 0 0 0 0,1-1-1 0 0,0 1 1 0 0,0 0 0 0 0,-3 11-1 0 0,-2 7 679 0 0,1 1 0 0 0,2 0 0 0 0,1 0 0 0 0,-2 29 0 0 0,1 101 1231 0 0,5-144-2475 0 0,3 87 631 0 0,-2-87-607 0 0,1 1 0 0 0,0-1 0 0 0,0 0-1 0 0,1 0 1 0 0,0 0 0 0 0,1 0-1 0 0,5 10 1 0 0,-8-18-57 0 0,0 0 0 0 0,0-1 0 0 0,0 1 0 0 0,0-1 0 0 0,0 0 0 0 0,0 1 1 0 0,0-1-1 0 0,1 0 0 0 0,-1 0 0 0 0,0 0 0 0 0,1 0 0 0 0,-1 0 0 0 0,1 0 0 0 0,-1 0 0 0 0,1 0 0 0 0,0 0 0 0 0,-1-1 0 0 0,1 1 0 0 0,0-1 0 0 0,2 1 0 0 0,-1-1 9 0 0,0 0 0 0 0,-1 0 0 0 0,1 0 0 0 0,0-1 0 0 0,0 1 0 0 0,0-1 0 0 0,-1 0 0 0 0,1 0 0 0 0,0 0 0 0 0,-1 0 0 0 0,5-2 0 0 0,2-3 28 0 0,-1 1 0 0 0,0-1 0 0 0,0-1 0 0 0,0 0 0 0 0,13-15 0 0 0,-9 9 100 0 0,1 0-1 0 0,16-12 0 0 0,-14 13-9 0 0,-14 11-111 0 0,0 0 1 0 0,0 0-1 0 0,1 0 0 0 0,-1 0 0 0 0,1 0 1 0 0,-1 0-1 0 0,1 0 0 0 0,-1 0 0 0 0,1 0 0 0 0,-1 1 1 0 0,1-1-1 0 0,0 1 0 0 0,-1-1 0 0 0,1 1 1 0 0,0 0-1 0 0,0 0 0 0 0,-1-1 0 0 0,1 1 0 0 0,0 0 1 0 0,0 1-1 0 0,-1-1 0 0 0,1 0 0 0 0,0 0 1 0 0,-1 1-1 0 0,1-1 0 0 0,0 1 0 0 0,-1-1 1 0 0,1 1-1 0 0,0 0 0 0 0,-1 0 0 0 0,1 0 0 0 0,-1 0 1 0 0,1 0-1 0 0,-1 0 0 0 0,0 0 0 0 0,0 0 1 0 0,1 0-1 0 0,-1 1 0 0 0,0-1 0 0 0,0 0 0 0 0,0 1 1 0 0,1 1-1 0 0,0 1 7 0 0,0 0 1 0 0,0 0-1 0 0,0 0 1 0 0,0 0-1 0 0,-1 0 0 0 0,1 0 1 0 0,-1 0-1 0 0,0 0 1 0 0,0 1-1 0 0,-1-1 1 0 0,1 1-1 0 0,-1-1 0 0 0,0 0 1 0 0,0 1-1 0 0,-1-1 1 0 0,0 6-1 0 0,-4 2 0 0 0,1 0 0 0 0,-2-1 1 0 0,1 1-1 0 0,-2-1 0 0 0,0 0 0 0 0,0-1 0 0 0,0 0 1 0 0,-2 0-1 0 0,1-1 0 0 0,-16 14 0 0 0,23-22-50 0 0,-1 1 0 0 0,1-1 0 0 0,-1 0 0 0 0,1 0 0 0 0,-1 0 0 0 0,0 0 0 0 0,1 0 0 0 0,-1 0 0 0 0,0 0 0 0 0,0-1 0 0 0,1 1 0 0 0,-1 0 0 0 0,0-1-1 0 0,0 0 1 0 0,0 1 0 0 0,0-1 0 0 0,0 0 0 0 0,0 0 0 0 0,0 0 0 0 0,0 0 0 0 0,0 0 0 0 0,0-1 0 0 0,0 1 0 0 0,1-1 0 0 0,-1 1 0 0 0,0-1 0 0 0,0 0 0 0 0,0 1 0 0 0,1-1 0 0 0,-1 0 0 0 0,0 0 0 0 0,1 0 0 0 0,-1 0 0 0 0,0-1 0 0 0,1 1-1 0 0,0 0 1 0 0,-1-1 0 0 0,1 1 0 0 0,0-1 0 0 0,0 1 0 0 0,0-1 0 0 0,-2-2 0 0 0,-1-4-184 0 0,0 0 0 0 0,0 0 0 0 0,0 0 0 0 0,1 0 1 0 0,0-1-1 0 0,1 1 0 0 0,0-1 0 0 0,-1-9 0 0 0,1-6-1033 0 0,3-2-309 0 0</inkml:trace>
  <inkml:trace contextRef="#ctx0" brushRef="#br0" timeOffset="3992.66">1245 335 6911 0 0,'-7'12'1269'0'0,"1"0"-1"0"0,0 0 0 0 0,1 1 1 0 0,0 0-1 0 0,1 0 0 0 0,0 0 0 0 0,-3 23 1 0 0,-1 45 5019 0 0,6-29-6363 0 0,1-21 202 0 0,1 0-1 0 0,1 0 0 0 0,2 0 1 0 0,1 0-1 0 0,2-1 1 0 0,1 1-1 0 0,1-2 0 0 0,1 1 1 0 0,15 30-1 0 0,-21-55-123 0 0,0 1 1 0 0,0-1-1 0 0,0 0 0 0 0,1 0 1 0 0,0-1-1 0 0,0 1 0 0 0,0-1 0 0 0,0 0 1 0 0,1 0-1 0 0,0 0 0 0 0,-1-1 1 0 0,1 0-1 0 0,1 0 0 0 0,-1 0 0 0 0,0 0 1 0 0,1-1-1 0 0,-1 0 0 0 0,1 0 0 0 0,0 0 1 0 0,0-1-1 0 0,0 0 0 0 0,0 0 1 0 0,0 0-1 0 0,-1-1 0 0 0,1 0 0 0 0,0 0 1 0 0,0 0-1 0 0,0-1 0 0 0,0 0 1 0 0,0 0-1 0 0,0-1 0 0 0,0 0 0 0 0,-1 0 1 0 0,1 0-1 0 0,-1 0 0 0 0,1-1 1 0 0,-1 0-1 0 0,7-5 0 0 0,0-1 10 0 0,0-1 0 0 0,-1 0 0 0 0,0 0 0 0 0,-1-1 0 0 0,0-1 0 0 0,-1 0 0 0 0,11-18 0 0 0,-5 5 22 0 0,-2-1-1 0 0,19-50 1 0 0,-21 34-35 0 0,-11 39 0 0 0,1 0 0 0 0,-1 0 0 0 0,0 0 0 0 0,0 0 0 0 0,0 0 0 0 0,0 0 0 0 0,0 0 0 0 0,-1 0 0 0 0,1 0 0 0 0,-1 0 0 0 0,-2-6 0 0 0,3 9 0 0 0,-1-1 0 0 0,1 0 0 0 0,-1 1 0 0 0,0-1 0 0 0,1 1 0 0 0,-1-1 0 0 0,1 1 0 0 0,-1 0 0 0 0,0-1 0 0 0,1 1 0 0 0,-1-1 0 0 0,0 1 0 0 0,0 0 0 0 0,1 0 0 0 0,-1-1 0 0 0,0 1 0 0 0,0 0 0 0 0,1 0 0 0 0,-1 0 0 0 0,0 0 0 0 0,0 0 0 0 0,1 0 0 0 0,-1 0 0 0 0,0 0 0 0 0,0 0 0 0 0,1 0 0 0 0,-1 1 0 0 0,0-1 0 0 0,0 0 0 0 0,1 0 0 0 0,-1 1 0 0 0,0-1 0 0 0,1 1 0 0 0,-1-1 0 0 0,-1 1 0 0 0,-22 18 0 0 0,19-12-4 0 0,0 0 0 0 0,0 0-1 0 0,1 0 1 0 0,0 1 0 0 0,0 0-1 0 0,-4 13 1 0 0,-13 52-30 0 0,20-67 34 0 0,-2 7 8 0 0,1 0-1 0 0,0 0 1 0 0,1-1-1 0 0,0 1 1 0 0,1 0-1 0 0,1 0 1 0 0,0 0 0 0 0,5 22-1 0 0,-6-31-5 0 0,1 0 0 0 0,0-1 0 0 0,0 1 0 0 0,1 0 0 0 0,-1-1 0 0 0,1 1 0 0 0,0-1 0 0 0,-1 0 0 0 0,1 0 0 0 0,1 0 0 0 0,-1 0 0 0 0,0 0 0 0 0,1 0 0 0 0,0 0 0 0 0,0-1 0 0 0,-1 1 0 0 0,1-1 0 0 0,1 0 0 0 0,-1 0 0 0 0,0 0 0 0 0,0 0 0 0 0,1-1 0 0 0,-1 1 0 0 0,1-1 0 0 0,0 0 0 0 0,-1 0 0 0 0,1 0 0 0 0,0-1 0 0 0,-1 1 0 0 0,1-1 0 0 0,0 0 0 0 0,0 0 0 0 0,7-1 0 0 0,1-1-41 0 0,-1 0 1 0 0,1-1-1 0 0,-1 0 0 0 0,0-1 0 0 0,0 0 0 0 0,0-1 0 0 0,0-1 1 0 0,14-8-1 0 0,-3-2-944 0 0,0 0 0 0 0,30-30 0 0 0,-22 16-6847 0 0</inkml:trace>
  <inkml:trace contextRef="#ctx0" brushRef="#br0" timeOffset="4375.58">2141 148 4607 0 0,'-2'4'-277'0'0,"0"-1"1375"0"0,-1 1-1 0 0,1 0 1 0 0,0 0-1 0 0,0-1 1 0 0,1 1-1 0 0,-1 0 1 0 0,1 0-1 0 0,0 1 1 0 0,0-1 0 0 0,0 0-1 0 0,0 4 1 0 0,-1 36-610 0 0,-5 80 3833 0 0,13 205 0 0 0,-2-294-4520 0 0,0-1 1 0 0,3 1-1 0 0,0-1 0 0 0,2-1 1 0 0,17 41-1 0 0,-25-73 118 0 0,11 20-783 0 0,-12-21 791 0 0,0 0 1 0 0,0 1-1 0 0,1-1 1 0 0,-1 0-1 0 0,0 1 1 0 0,0-1-1 0 0,1 0 1 0 0,-1 1-1 0 0,0-1 1 0 0,1 0-1 0 0,-1 0 1 0 0,0 1-1 0 0,1-1 1 0 0,-1 0-1 0 0,0 0 1 0 0,1 0-1 0 0,-1 1 1 0 0,0-1-1 0 0,1 0 1 0 0,-1 0-1 0 0,1 0 1 0 0,-1 0-1 0 0,0 0 1 0 0,1 0-1 0 0,-1 0 1 0 0,1 0-1 0 0,-1 0 1 0 0,0 0-1 0 0,1 0 1 0 0,-1 0-1 0 0,1 0 1 0 0,-1 0-1 0 0,0 0 1 0 0,1 0-1 0 0,-1-1 1 0 0,0 1-1 0 0,1 0 1 0 0,-1 0-1 0 0,0 0 1 0 0,1-1-1 0 0,-1 1 1 0 0,0 0-1 0 0,1 0 1 0 0,-1-1-1 0 0,0 1 1 0 0,0 0-1 0 0,1-1 1 0 0,-1 1-1 0 0,0 0 1 0 0,0-1-1 0 0,1 1 1 0 0,-1-1-1 0 0,4-8-7435 0 0</inkml:trace>
  <inkml:trace contextRef="#ctx0" brushRef="#br0" timeOffset="4741.48">2243 712 4143 0 0,'1'2'556'0'0,"1"-1"0"0"0,-1 1-1 0 0,1 0 1 0 0,0-1-1 0 0,-1 1 1 0 0,1-1-1 0 0,0 0 1 0 0,0 1-1 0 0,0-1 1 0 0,0 0 0 0 0,0 0-1 0 0,1 0 1 0 0,-1 0-1 0 0,3 0 1 0 0,0 1 286 0 0,1-1-1 0 0,-1 0 1 0 0,0 0 0 0 0,1 0 0 0 0,7-1-1 0 0,-6-1-290 0 0,0 0 0 0 0,-1 0 0 0 0,1-1 0 0 0,0 0 0 0 0,0-1 0 0 0,-1 1-1 0 0,11-7 1 0 0,-7 4-427 0 0,-1-1 1 0 0,0 0-1 0 0,0-1 0 0 0,-1 1 0 0 0,0-2 0 0 0,0 1 0 0 0,12-16 0 0 0,-18 20-107 0 0,0 1-1 0 0,0-1 1 0 0,-1 0-1 0 0,1 0 1 0 0,-1 0-1 0 0,0 0 1 0 0,0-1-1 0 0,0 1 1 0 0,0 0-1 0 0,0 0 1 0 0,0-1 0 0 0,-1-3-1 0 0,0 6-9 0 0,0 1-1 0 0,0-1 1 0 0,0 0-1 0 0,0 0 1 0 0,-1 0-1 0 0,1 0 1 0 0,0 1-1 0 0,0-1 1 0 0,-1 0-1 0 0,1 0 1 0 0,0 0-1 0 0,-1 1 1 0 0,1-1-1 0 0,-1 0 1 0 0,1 1-1 0 0,-1-1 1 0 0,0 0-1 0 0,1 1 1 0 0,-2-2-1 0 0,0 1 4 0 0,1 1-1 0 0,-1-1 0 0 0,0 1 0 0 0,1-1 1 0 0,-1 1-1 0 0,0-1 0 0 0,1 1 0 0 0,-1 0 1 0 0,0 0-1 0 0,1-1 0 0 0,-1 1 0 0 0,0 1 1 0 0,-2-1-1 0 0,-1 1 2 0 0,1 0 0 0 0,0 0 0 0 0,-1 1 0 0 0,1-1 0 0 0,0 1 0 0 0,0 0 0 0 0,0 0 0 0 0,0 1 0 0 0,0-1 1 0 0,1 1-1 0 0,-1 0 0 0 0,1 0 0 0 0,-1 0 0 0 0,1 0 0 0 0,0 1 0 0 0,1-1 0 0 0,-1 1 0 0 0,0 0 0 0 0,1-1 0 0 0,-3 7 0 0 0,0 1 16 0 0,0 0-1 0 0,0 1 0 0 0,1 0 0 0 0,0-1 0 0 0,1 2 1 0 0,-2 13-1 0 0,4-13 41 0 0,-1 1 0 0 0,2-1 0 0 0,0 1 1 0 0,0-1-1 0 0,1 1 0 0 0,1-1 0 0 0,5 21 0 0 0,-6-31-74 0 0,0 0 0 0 0,0 1 0 0 0,0-1 0 0 0,1 0 0 0 0,-1 0 0 0 0,1 1 0 0 0,0-1-1 0 0,0-1 1 0 0,0 1 0 0 0,0 0 0 0 0,0 0 0 0 0,1-1 0 0 0,-1 1 0 0 0,1-1 0 0 0,0 0 0 0 0,-1 0 0 0 0,1 0-1 0 0,0 0 1 0 0,0 0 0 0 0,0-1 0 0 0,1 1 0 0 0,-1-1 0 0 0,0 0 0 0 0,1 0 0 0 0,-1 0 0 0 0,0 0 0 0 0,1 0-1 0 0,-1-1 1 0 0,1 0 0 0 0,-1 0 0 0 0,1 0 0 0 0,-1 0 0 0 0,7-1 0 0 0,-3 0-190 0 0,0 0-1 0 0,-1-1 1 0 0,1 1 0 0 0,-1-1 0 0 0,0 0 0 0 0,0-1 0 0 0,12-5-1 0 0,-3-4-587 0 0</inkml:trace>
  <inkml:trace contextRef="#ctx0" brushRef="#br0" timeOffset="5157.51">2638 668 9671 0 0,'-2'22'2750'0'0,"0"0"0"0"0,2 1 0 0 0,4 37-1 0 0,-3-48-2016 0 0,2 0 0 0 0,-1 1 0 0 0,2-1 0 0 0,7 19 0 0 0,-10-30-722 0 0,-1 0-1 0 0,0 0 1 0 0,0 0-1 0 0,1-1 1 0 0,-1 1 0 0 0,1 0-1 0 0,-1 0 1 0 0,1-1-1 0 0,-1 1 1 0 0,1 0-1 0 0,-1-1 1 0 0,1 1 0 0 0,0 0-1 0 0,-1-1 1 0 0,1 1-1 0 0,0-1 1 0 0,-1 1-1 0 0,1-1 1 0 0,0 0 0 0 0,0 1-1 0 0,0-1 1 0 0,-1 1-1 0 0,1-1 1 0 0,0 0-1 0 0,0 0 1 0 0,0 0 0 0 0,1 1-1 0 0,0-2 20 0 0,-1 1-1 0 0,1-1 0 0 0,-1 1 1 0 0,1-1-1 0 0,-1 0 1 0 0,1 1-1 0 0,-1-1 1 0 0,0 0-1 0 0,1 0 0 0 0,-1 0 1 0 0,0 0-1 0 0,0 0 1 0 0,3-2-1 0 0,1-4 76 0 0,0 1 0 0 0,-1-1 0 0 0,1 1-1 0 0,6-15 1 0 0,36-120-1227 0 0,-6 17-40 0 0,-23 79-1790 0 0,-14 35 1268 0 0</inkml:trace>
  <inkml:trace contextRef="#ctx0" brushRef="#br0" timeOffset="5601.98">2893 659 7855 0 0,'3'4'392'0'0,"1"0"1"0"0,0 1-1 0 0,-1-1 0 0 0,1-1 0 0 0,1 1 0 0 0,-1-1 0 0 0,0 1 0 0 0,1-1 0 0 0,0-1 0 0 0,0 1 1 0 0,0-1-1 0 0,0 1 0 0 0,0-1 0 0 0,0-1 0 0 0,0 1 0 0 0,1-1 0 0 0,-1 0 0 0 0,1 0 0 0 0,-1-1 0 0 0,1 1 1 0 0,-1-1-1 0 0,1 0 0 0 0,7-2 0 0 0,-8 1-202 0 0,1 0 0 0 0,0-1 0 0 0,0 0 0 0 0,-1 0 0 0 0,1 0-1 0 0,-1-1 1 0 0,0 0 0 0 0,0 0 0 0 0,0 0 0 0 0,0-1 0 0 0,0 1 0 0 0,-1-1 0 0 0,0-1 0 0 0,1 1 0 0 0,-1 0 0 0 0,-1-1 0 0 0,1 0 0 0 0,-1 0 0 0 0,0 0-1 0 0,0 0 1 0 0,0 0 0 0 0,-1-1 0 0 0,0 1 0 0 0,0-1 0 0 0,0 0 0 0 0,-1 1 0 0 0,1-1 0 0 0,-1-8 0 0 0,-1 14-199 0 0,1-1 1 0 0,-1 0-1 0 0,0 0 1 0 0,0 0-1 0 0,-1 0 1 0 0,1 0-1 0 0,0 0 1 0 0,0 0-1 0 0,0 0 1 0 0,-1 0-1 0 0,1 1 1 0 0,0-1-1 0 0,-1 0 1 0 0,1 0-1 0 0,0 0 1 0 0,-1 0-1 0 0,0 1 1 0 0,1-1-1 0 0,-1 0 1 0 0,1 0-1 0 0,-1 1 1 0 0,0-1-1 0 0,1 1 1 0 0,-1-1-1 0 0,0 0 1 0 0,0 1-1 0 0,1 0 1 0 0,-1-1-1 0 0,0 1 1 0 0,0-1-1 0 0,0 1 1 0 0,0 0-1 0 0,0-1 1 0 0,0 1-1 0 0,1 0 1 0 0,-1 0-1 0 0,0 0 1 0 0,0 0-1 0 0,0 0 1 0 0,0 0-1 0 0,0 0 1 0 0,0 0-1 0 0,0 0 1 0 0,0 0-1 0 0,0 1 1 0 0,0-1-1 0 0,1 0 1 0 0,-1 1-1 0 0,-2 0 1 0 0,-1 0 24 0 0,-1 1 0 0 0,0 0 1 0 0,1 1-1 0 0,-1-1 0 0 0,1 1 0 0 0,0-1 1 0 0,-8 8-1 0 0,6-4-11 0 0,0 1 0 0 0,0 1 0 0 0,1-1 0 0 0,0 1 0 0 0,0 0 0 0 0,1 0 0 0 0,0 1 0 0 0,0-1 0 0 0,1 1-1 0 0,0-1 1 0 0,1 1 0 0 0,-3 18 0 0 0,4-20 15 0 0,0 1-1 0 0,1 0 1 0 0,0 0 0 0 0,0-1-1 0 0,1 1 1 0 0,0 0-1 0 0,1-1 1 0 0,-1 1-1 0 0,1 0 1 0 0,1-1 0 0 0,-1 0-1 0 0,1 0 1 0 0,1 0-1 0 0,-1 0 1 0 0,9 12-1 0 0,-9-16 23 0 0,-1-1-1 0 0,1 1 0 0 0,0 0 0 0 0,0-1 0 0 0,0 0 0 0 0,1 1 0 0 0,-1-1 0 0 0,0-1 0 0 0,1 1 1 0 0,-1 0-1 0 0,1-1 0 0 0,0 0 0 0 0,-1 0 0 0 0,1 0 0 0 0,0 0 0 0 0,0 0 0 0 0,0-1 0 0 0,-1 0 0 0 0,1 0 1 0 0,0 0-1 0 0,0 0 0 0 0,6-1 0 0 0,-4 0-92 0 0,0-1 0 0 0,0 1 0 0 0,0-1 0 0 0,0 0 0 0 0,0 0 0 0 0,-1-1-1 0 0,10-5 1 0 0,-11 5-553 0 0,0 0 0 0 0,0 0 0 0 0,0 0 0 0 0,-1-1 0 0 0,6-6 0 0 0,6-11-6710 0 0</inkml:trace>
  <inkml:trace contextRef="#ctx0" brushRef="#br0" timeOffset="5602.98">3355 123 7831 0 0,'-17'40'1436'0'0,"11"-17"1964"0"0,1 1 0 0 0,-2 29 0 0 0,3-27-3001 0 0,-14 135 3961 0 0,7 79-2419 0 0,11-209-1810 0 0,6 43-1 0 0,-4-64-128 0 0,-1 0 0 0 0,2 0 0 0 0,-1-1-1 0 0,1 1 1 0 0,1 0 0 0 0,0-1 0 0 0,0 0 0 0 0,7 10-1 0 0,-10-17-61 0 0,1 0 0 0 0,-1 0 1 0 0,1 0-1 0 0,0 0 0 0 0,-1 0 0 0 0,1-1 0 0 0,0 1 0 0 0,0 0 0 0 0,0-1 0 0 0,0 0 0 0 0,0 0 0 0 0,0 1 0 0 0,1-1 0 0 0,-1 0 0 0 0,0-1 0 0 0,0 1 0 0 0,5 1 0 0 0,-6-2-38 0 0,1 0 1 0 0,0 0-1 0 0,0-1 1 0 0,0 1-1 0 0,-1 0 1 0 0,1-1-1 0 0,0 1 0 0 0,-1-1 1 0 0,1 1-1 0 0,0-1 1 0 0,-1 0-1 0 0,1 0 1 0 0,0 1-1 0 0,-1-1 0 0 0,0 0 1 0 0,1-1-1 0 0,-1 1 1 0 0,1 0-1 0 0,-1 0 1 0 0,0-1-1 0 0,0 1 0 0 0,0 0 1 0 0,0-1-1 0 0,2-2 1 0 0,5-13-758 0 0</inkml:trace>
  <inkml:trace contextRef="#ctx0" brushRef="#br0" timeOffset="5985.01">3537 115 10591 0 0,'1'1'198'0'0,"0"-1"0"0"0,0 1 1 0 0,0 0-1 0 0,0 0 0 0 0,0-1 0 0 0,0 1 0 0 0,0-1 0 0 0,0 1 0 0 0,0-1 0 0 0,0 1 0 0 0,0-1 0 0 0,1 1 0 0 0,-1-1 0 0 0,0 0 0 0 0,0 0 0 0 0,0 0 0 0 0,1 0 1 0 0,-1 0-1 0 0,0 0 0 0 0,0 0 0 0 0,0 0 0 0 0,1 0 0 0 0,-1-1 0 0 0,0 1 0 0 0,0 0 0 0 0,0-1 0 0 0,2 0 0 0 0,36-17 4414 0 0,-30 14-4491 0 0,55-30 2307 0 0,-32 16-1396 0 0,41-16 0 0 0,-67 32-958 0 0,0 0 0 0 0,0 0-1 0 0,0 0 1 0 0,0 1 0 0 0,0 0 0 0 0,0 0 0 0 0,0 1 0 0 0,0 0 0 0 0,12 1 0 0 0,-15-1-54 0 0,-1 1 0 0 0,0-1 0 0 0,0 1 0 0 0,0 0 1 0 0,0 0-1 0 0,1 0 0 0 0,-1 0 0 0 0,0 0 0 0 0,0 0 0 0 0,-1 0 1 0 0,1 1-1 0 0,0-1 0 0 0,0 1 0 0 0,-1-1 0 0 0,1 1 0 0 0,-1 0 1 0 0,1 0-1 0 0,-1 0 0 0 0,0 0 0 0 0,0 0 0 0 0,0 0 0 0 0,0 0 1 0 0,0 0-1 0 0,0 0 0 0 0,0 0 0 0 0,-1 0 0 0 0,1 1 0 0 0,-1-1 1 0 0,1 3-1 0 0,0 14 284 0 0,0 1 1 0 0,-2-1 0 0 0,0 1 0 0 0,-7 36-1 0 0,1-8 150 0 0,-3-4-321 0 0,8-35-673 0 0,-1 1 0 0 0,1-1 0 0 0,1 1 0 0 0,-1 10 0 0 0,2-10-345 0 0</inkml:trace>
  <inkml:trace contextRef="#ctx0" brushRef="#br0" timeOffset="5986.01">3792 723 18887 0 0,'2'1'166'0'0,"0"1"0"0"0,-1-1 1 0 0,1 0-1 0 0,0 0 0 0 0,0 0 0 0 0,0 0 0 0 0,0 0 0 0 0,0 0 0 0 0,0-1 1 0 0,0 1-1 0 0,0-1 0 0 0,0 1 0 0 0,0-1 0 0 0,0 0 0 0 0,0 0 0 0 0,1 0 0 0 0,-1 0 1 0 0,0 0-1 0 0,0 0 0 0 0,0-1 0 0 0,0 1 0 0 0,0-1 0 0 0,0 1 0 0 0,2-2 0 0 0,3 0 78 0 0,0 0 0 0 0,0 0-1 0 0,0-1 1 0 0,-1 0 0 0 0,1 0-1 0 0,-1-1 1 0 0,10-7-1 0 0,5-9-7141 0 0,-17 15-866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4:41.876"/>
    </inkml:context>
    <inkml:brush xml:id="br0">
      <inkml:brushProperty name="width" value="0.025" units="cm"/>
      <inkml:brushProperty name="height" value="0.025" units="cm"/>
      <inkml:brushProperty name="color" value="#5B2D90"/>
    </inkml:brush>
  </inkml:definitions>
  <inkml:trace contextRef="#ctx0" brushRef="#br0">161 1232 9215 0 0,'-2'0'292'0'0,"1"1"-1"0"0,0-1 1 0 0,-1 0-1 0 0,1 0 1 0 0,-1 0-1 0 0,1 0 0 0 0,-1 0 1 0 0,1 0-1 0 0,-1 0 1 0 0,1-1-1 0 0,0 1 1 0 0,-1 0-1 0 0,1-1 0 0 0,-1 1 1 0 0,1-1-1 0 0,0 0 1 0 0,-1 1-1 0 0,1-1 1 0 0,0 0-1 0 0,0 0 0 0 0,0 0 1 0 0,0 0-1 0 0,0 0 1 0 0,0 0-1 0 0,0 0 1 0 0,0 0-1 0 0,0 0 0 0 0,0 0 1 0 0,0-1-1 0 0,1 1 1 0 0,-1 0-1 0 0,0-1 1 0 0,1 1-1 0 0,-1 0 0 0 0,1-1 1 0 0,0 1-1 0 0,-1-1 1 0 0,1 1-1 0 0,0 0 1 0 0,0-1-1 0 0,0 1 1 0 0,0-1-1 0 0,0 1 0 0 0,0-2 1 0 0,3-2-168 0 0,-1 0 0 0 0,1 1 1 0 0,0-1-1 0 0,0 1 0 0 0,1 0 0 0 0,-1 0 0 0 0,1 0 1 0 0,0 0-1 0 0,0 0 0 0 0,0 1 0 0 0,0 0 1 0 0,1 0-1 0 0,-1 0 0 0 0,1 1 0 0 0,0-1 1 0 0,8-2-1 0 0,-9 3 141 0 0,10-1-29 0 0,44-11-4 0 0,-44 10 3 0 0,-1 2 10 0 0,64-10 251 0 0,12-2-25 0 0,13-5-38 0 0,-10 1 8 0 0,-6 1 22 0 0,-69 14-386 0 0,48-11 302 0 0,9-5 69 0 0,-25 6-232 0 0,-36 10-35 0 0,2 0-18 0 0,44-11-3 0 0,-44 11-11 0 0,-4 0-43 0 0,101-22 143 0 0,-112 25-267 0 0,1 0 1 0 0,0-1-1 0 0,0 1 1 0 0,0 0-1 0 0,0 0 0 0 0,0 0 1 0 0,0 0-1 0 0,0 0 0 0 0,0 0 1 0 0,0 0-1 0 0,-1 1 1 0 0,1-1-1 0 0,0 0 0 0 0,0 0 1 0 0,0 1-1 0 0,1 0 1 0 0,-2-1-7 0 0,0 0 1 0 0,0 0 0 0 0,0 1 0 0 0,0-1 0 0 0,1 0 0 0 0,-1 0 0 0 0,0 1 0 0 0,0-1 0 0 0,0 0 0 0 0,0 1 0 0 0,0-1 0 0 0,0 0-1 0 0,0 0 1 0 0,0 1 0 0 0,0-1 0 0 0,0 0 0 0 0,0 1 0 0 0,0-1 0 0 0,0 0 0 0 0,0 1 0 0 0,0-1 0 0 0,0 0 0 0 0,0 0 0 0 0,0 1-1 0 0,-1-1 1 0 0,1 0 0 0 0,0 1 0 0 0,0-1 0 0 0,-1 1 0 0 0,0 1-98 0 0,0-1 1 0 0,-1 1-1 0 0,1 0 0 0 0,-1 0 0 0 0,0-1 1 0 0,0 1-1 0 0,0-1 0 0 0,1 1 1 0 0,-1-1-1 0 0,-4 2 0 0 0,-8 1-1817 0 0,3 0-4858 0 0,0-1-1406 0 0</inkml:trace>
  <inkml:trace contextRef="#ctx0" brushRef="#br0" timeOffset="506.08">21 187 7831 0 0,'-1'1'332'0'0,"0"0"0"0"0,0 0-1 0 0,0 0 1 0 0,0 0-1 0 0,0 0 1 0 0,1 0-1 0 0,-1 0 1 0 0,0 0 0 0 0,1 0-1 0 0,-1 1 1 0 0,0-1-1 0 0,1 0 1 0 0,0 0-1 0 0,-1 1 1 0 0,0 1 0 0 0,-3 25 2958 0 0,3-20-2334 0 0,-1 12 497 0 0,1-1-1 0 0,0 1 0 0 0,2 0 1 0 0,2 20-1 0 0,18 81-865 0 0,-11-70 116 0 0,22 192-292 0 0,-29-229-1359 0 0,0-11-376 0 0,-1-11-1004 0 0,0-2-5555 0 0</inkml:trace>
  <inkml:trace contextRef="#ctx0" brushRef="#br0" timeOffset="868.8">187 445 4607 0 0,'5'37'8768'0'0,"7"2"-3854"0"0,2 13-1148 0 0,7 55-2177 0 0,-21-106-1748 0 0,3 10-77 0 0,-3-11 162 0 0,0 0-1 0 0,1 0 0 0 0,-1 0 1 0 0,0 1-1 0 0,0-1 1 0 0,0 0-1 0 0,0 0 0 0 0,0 0 1 0 0,0 0-1 0 0,0 0 1 0 0,0 1-1 0 0,1-1 0 0 0,-1 0 1 0 0,0 0-1 0 0,0 0 1 0 0,0 0-1 0 0,0 0 0 0 0,0 0 1 0 0,1 0-1 0 0,-1 0 1 0 0,0 1-1 0 0,0-1 0 0 0,0 0 1 0 0,0 0-1 0 0,1 0 1 0 0,-1 0-1 0 0,0 0 0 0 0,0 0 1 0 0,0 0-1 0 0,0 0 1 0 0,1 0-1 0 0,-1 0 0 0 0,0 0 1 0 0,0 0-1 0 0,0 0 1 0 0,1 0-1 0 0,-1 0 0 0 0,0 0 1 0 0,0-1-1 0 0,0 1 1 0 0,0 0-1 0 0,1 0 0 0 0,-1 0 1 0 0,0 0-1 0 0,0 0 1 0 0,0 0-1 0 0,0 0 0 0 0,0-1 1 0 0,0 1-1 0 0,1 0 1 0 0</inkml:trace>
  <inkml:trace contextRef="#ctx0" brushRef="#br0" timeOffset="869.8">187 314 3743 0 0,'0'0'53'0'0,"0"0"0"0"0,-1 1-1 0 0,1-1 1 0 0,0 0 0 0 0,0 0-1 0 0,-1 0 1 0 0,1 0 0 0 0,0 0-1 0 0,-1 0 1 0 0,1 0 0 0 0,0 1-1 0 0,0-1 1 0 0,-1 0 0 0 0,1 0-1 0 0,0 0 1 0 0,-1 0-1 0 0,1 0 1 0 0,0 0 0 0 0,0 0-1 0 0,-1-1 1 0 0,1 1 0 0 0,0 0-1 0 0,-1 0 1 0 0,1 0 0 0 0,0 0-1 0 0,0 0 1 0 0,-1 0 0 0 0,1 0-1 0 0,0-1 1 0 0,0 1 0 0 0,-1 0-1 0 0,1 0 1 0 0,0 0 0 0 0,0 0-1 0 0,0-1 1 0 0,-1 1-1 0 0,1 0 1 0 0,0 0 0 0 0,0-1-1 0 0,0 1 1 0 0,3-14 3203 0 0,13-15-944 0 0,4 2-2597 0 0,-10 14-1292 0 0,-1 1 0 0 0,12-22 0 0 0,-8 9-310 0 0</inkml:trace>
  <inkml:trace contextRef="#ctx0" brushRef="#br0" timeOffset="1257.92">550 251 4607 0 0,'1'0'27'0'0,"0"0"0"0"0,0 0 0 0 0,1 0 0 0 0,-1 0 0 0 0,0 0 0 0 0,0 0 0 0 0,1 0 1 0 0,-1-1-1 0 0,0 1 0 0 0,0 0 0 0 0,1-1 0 0 0,-1 1 0 0 0,0-1 0 0 0,0 1 0 0 0,0-1 0 0 0,0 0 0 0 0,0 1 0 0 0,2-3 0 0 0,0 1 222 0 0,0-1 1 0 0,0 0-1 0 0,-1 0 0 0 0,1 0 1 0 0,-1-1-1 0 0,2-3 1 0 0,1-2 814 0 0,0-1 1 0 0,-1-1-1 0 0,6-17 1 0 0,-3-15 2210 0 0,-7 41-3127 0 0,0 1-1 0 0,0-1 0 0 0,0 0 1 0 0,0 1-1 0 0,0-1 0 0 0,0 1 1 0 0,0-1-1 0 0,0 0 0 0 0,-1 1 1 0 0,1-1-1 0 0,-1 1 0 0 0,1-1 1 0 0,-1 1-1 0 0,0-1 0 0 0,0 1 1 0 0,1-1-1 0 0,-1 1 0 0 0,0 0 1 0 0,0-1-1 0 0,0 1 1 0 0,0 0-1 0 0,-1 0 0 0 0,-1-2 1 0 0,1 2-37 0 0,1 1-1 0 0,0 0 1 0 0,-1 0 0 0 0,1 0 0 0 0,0 0 0 0 0,-1 0 0 0 0,1 0 0 0 0,0 0 0 0 0,-1 0 0 0 0,1 0 0 0 0,0 1 0 0 0,-1-1 0 0 0,1 0 0 0 0,0 1 0 0 0,0-1 0 0 0,-1 1 0 0 0,1 0-1 0 0,0-1 1 0 0,0 1 0 0 0,0 0 0 0 0,0 0 0 0 0,0-1 0 0 0,0 1 0 0 0,-1 1 0 0 0,-22 25 1138 0 0,14-14-1088 0 0,1 1 0 0 0,0 1 0 0 0,1 0-1 0 0,1 0 1 0 0,0 0 0 0 0,1 1 0 0 0,1 0 0 0 0,0 0-1 0 0,2 1 1 0 0,-1-1 0 0 0,2 1 0 0 0,-1 21-1 0 0,3-2 72 0 0,2 0 0 0 0,1 0-1 0 0,1-1 1 0 0,16 59-1 0 0,-18-84-219 0 0,1-1 0 0 0,0 1 0 0 0,1-1 0 0 0,0 0 0 0 0,0 0 0 0 0,1 0 0 0 0,0-1 0 0 0,0 1 0 0 0,1-1 0 0 0,0-1 0 0 0,8 9 0 0 0,-10-13-227 0 0,10 10-91 0 0,-8-6-3349 0 0</inkml:trace>
  <inkml:trace contextRef="#ctx0" brushRef="#br0" timeOffset="1682.44">397 579 7399 0 0,'-10'13'-593'0'0,"6"-1"3353"0"0,4-11-2621 0 0,0-1 0 0 0,0 0 1 0 0,0 1-1 0 0,0-1 0 0 0,0 0 0 0 0,0 1 0 0 0,0-1 0 0 0,0 0 0 0 0,1 0 0 0 0,-1 1 1 0 0,0-1-1 0 0,0 0 0 0 0,0 0 0 0 0,0 1 0 0 0,0-1 0 0 0,1 0 0 0 0,-1 0 0 0 0,0 1 1 0 0,0-1-1 0 0,0 0 0 0 0,1 0 0 0 0,-1 1 0 0 0,0-1 0 0 0,0 0 0 0 0,1 0 0 0 0,-1 0 1 0 0,0 0-1 0 0,0 0 0 0 0,1 1 0 0 0,-1-1 0 0 0,19-2 3925 0 0,-6-3-3550 0 0,-1 0-1 0 0,0-2 1 0 0,0 1-1 0 0,0-1 1 0 0,-1-1 0 0 0,0 0-1 0 0,10-11 1 0 0,3 0-239 0 0,-3 3-484 0 0,23-19 97 0 0,-15 11-5719 0 0,-10 7-1129 0 0</inkml:trace>
  <inkml:trace contextRef="#ctx0" brushRef="#br0" timeOffset="1683.44">791 82 8063 0 0,'1'17'3671'0'0,"1"-1"-1"0"0,8 32 1 0 0,1 18-620 0 0,24 166-1156 0 0,-7-57-2678 0 0,-27-170-6 0 0,-1 1 1 0 0,0-1 0 0 0,1 0-1 0 0,-2 0 1 0 0,0 10-1 0 0</inkml:trace>
  <inkml:trace contextRef="#ctx0" brushRef="#br0" timeOffset="2097.86">713 455 6447 0 0,'-29'-18'696'0'0,"29"18"-554"0"0,-1 0 0 0 0,1-1 0 0 0,-1 1 0 0 0,1 0 0 0 0,-1 0 0 0 0,1 0 0 0 0,-1 0 0 0 0,1 0 0 0 0,-1 0-1 0 0,1 0 1 0 0,-1 0 0 0 0,1 0 0 0 0,0 0 0 0 0,-1 1 0 0 0,1-1 0 0 0,-1 0 0 0 0,1 0 0 0 0,-1 0 0 0 0,1 1 0 0 0,-1-1-1 0 0,1 0 1 0 0,0 0 0 0 0,-1 1 0 0 0,1-1 0 0 0,0 0 0 0 0,-1 1 0 0 0,1-1 0 0 0,0 0 0 0 0,-1 1 0 0 0,1-1-1 0 0,0 0 1 0 0,0 1 0 0 0,-1-1 0 0 0,1 1 0 0 0,0-1 0 0 0,0 1 0 0 0,0-1 0 0 0,0 0 0 0 0,0 1 0 0 0,-1-1 0 0 0,1 1-1 0 0,0-1 1 0 0,0 1 0 0 0,0-1 0 0 0,0 1 0 0 0,0-1 0 0 0,0 1 0 0 0,1-1 0 0 0,-1 1 0 0 0,0-1 0 0 0,0 1-1 0 0,0-1 1 0 0,0 0 0 0 0,0 1 0 0 0,1-1 0 0 0,-1 1 0 0 0,0-1 0 0 0,0 0 0 0 0,1 1 0 0 0,-1-1 0 0 0,0 1 0 0 0,1-1-1 0 0,-1 0 1 0 0,1 1 0 0 0,2 2 294 0 0,1 0 0 0 0,-1 0 0 0 0,1 0 0 0 0,-1-1 0 0 0,1 1 0 0 0,0-1 0 0 0,8 3 0 0 0,-10-4 619 0 0,10 2-712 0 0,37 8-21 0 0,-36-8 143 0 0,-1-4-347 0 0,-5 1-102 0 0,4-1 28 0 0,1 1 0 0 0,-1-2 0 0 0,0 1 0 0 0,1-2 0 0 0,21-6 0 0 0,-21 3 52 0 0,1 0 0 0 0,-1-1 0 0 0,0 0 0 0 0,0-1 0 0 0,-1 0 0 0 0,0-1 1 0 0,0 0-1 0 0,-1 0 0 0 0,0-1 0 0 0,-1-1 0 0 0,0 0 0 0 0,13-21 0 0 0,-21 31-88 0 0,-1 0 0 0 0,0 1-1 0 0,1-1 1 0 0,-1 0 0 0 0,1 1 0 0 0,-1-1-1 0 0,0 0 1 0 0,0 0 0 0 0,0 1 0 0 0,1-1-1 0 0,-1 0 1 0 0,0 0 0 0 0,0 1 0 0 0,0-1-1 0 0,0 0 1 0 0,0 0 0 0 0,0 1 0 0 0,0-1-1 0 0,0 0 1 0 0,-1-1 0 0 0,1 2 2 0 0,-1 0 0 0 0,1 0 0 0 0,0-1 0 0 0,-1 1 1 0 0,1 0-1 0 0,0 0 0 0 0,-1 0 0 0 0,1-1 0 0 0,-1 1 0 0 0,1 0 0 0 0,-1 0 1 0 0,1 0-1 0 0,0 0 0 0 0,-1 0 0 0 0,1 0 0 0 0,-1 0 0 0 0,1 0 0 0 0,-1 0 1 0 0,1 0-1 0 0,0 0 0 0 0,-1 0 0 0 0,1 0 0 0 0,-1 0 0 0 0,0 1 0 0 0,-2-1 39 0 0,0 1 0 0 0,0 1 0 0 0,1-1-1 0 0,-1 0 1 0 0,0 1 0 0 0,0-1-1 0 0,1 1 1 0 0,-4 3 0 0 0,-2 3 7 0 0,1 2 1 0 0,0-1-1 0 0,0 1 1 0 0,1 0-1 0 0,-9 18 1 0 0,4-2 12 0 0,-10 34 0 0 0,19-52-42 0 0,0 0 0 0 0,0 0-1 0 0,1 0 1 0 0,0 0 0 0 0,0 0-1 0 0,1 0 1 0 0,1 10 0 0 0,-1-16-34 0 0,0 0 0 0 0,0-1 0 0 0,0 1 1 0 0,1 0-1 0 0,-1 0 0 0 0,1-1 0 0 0,-1 1 0 0 0,1-1 1 0 0,-1 1-1 0 0,1 0 0 0 0,0-1 0 0 0,0 1 1 0 0,0-1-1 0 0,0 0 0 0 0,0 1 0 0 0,0-1 0 0 0,0 0 1 0 0,1 0-1 0 0,-1 1 0 0 0,0-1 0 0 0,0 0 1 0 0,1 0-1 0 0,-1 0 0 0 0,1-1 0 0 0,-1 1 1 0 0,1 0-1 0 0,0-1 0 0 0,-1 1 0 0 0,1 0 0 0 0,0-1 1 0 0,-1 0-1 0 0,1 1 0 0 0,0-1 0 0 0,-1 0 1 0 0,1 0-1 0 0,0 0 0 0 0,-1 0 0 0 0,3-1 0 0 0,-2 1-157 0 0,12-3-674 0 0,42-11-617 0 0,-54 13 838 0 0,1 1 0 0 0,-1-1 0 0 0,0 0 0 0 0,1 1 0 0 0,-1-1 0 0 0,0 0 0 0 0,0 0 0 0 0,3-2 0 0 0,40-25-6686 0 0</inkml:trace>
  <inkml:trace contextRef="#ctx0" brushRef="#br0" timeOffset="2476.86">1415 371 6911 0 0,'-13'0'1928'0'0,"0"-1"0"0"0,0-1-1 0 0,0 0 1 0 0,1 0-1 0 0,-1-1 1 0 0,-16-6 0 0 0,27 8-1870 0 0,1 0 1 0 0,-1 1 0 0 0,0 0 0 0 0,0-1 0 0 0,0 1 0 0 0,0 0 0 0 0,0 0 0 0 0,0 0 0 0 0,0 0 0 0 0,0 0 0 0 0,0 1 0 0 0,0-1 0 0 0,0 0 0 0 0,0 1-1 0 0,0 0 1 0 0,0-1 0 0 0,0 1 0 0 0,0 0 0 0 0,1 0 0 0 0,-1 0 0 0 0,0 0 0 0 0,1 1 0 0 0,-1-1 0 0 0,1 0 0 0 0,-1 1 0 0 0,1-1 0 0 0,-1 0 0 0 0,1 1 0 0 0,0 0-1 0 0,0-1 1 0 0,0 1 0 0 0,-1 2 0 0 0,-4 6-57 0 0,1 1 0 0 0,0 0 0 0 0,1 0-1 0 0,-3 14 1 0 0,3-13 95 0 0,-6 20 11 0 0,-6 36 0 0 0,14-59-79 0 0,1 1 0 0 0,0-1 0 0 0,0 0 0 0 0,1 1 0 0 0,0-1 0 0 0,1 0 0 0 0,0 1 0 0 0,4 17 0 0 0,-4-26-22 0 0,-1 0-1 0 0,0 1 1 0 0,1-1-1 0 0,0 0 0 0 0,-1 1 1 0 0,1-1-1 0 0,0 0 0 0 0,-1 0 1 0 0,1 0-1 0 0,0 1 0 0 0,0-1 1 0 0,0 0-1 0 0,0 0 1 0 0,0 0-1 0 0,0-1 0 0 0,0 1 1 0 0,0 0-1 0 0,1 0 0 0 0,-1 0 1 0 0,0-1-1 0 0,0 1 0 0 0,1-1 1 0 0,-1 1-1 0 0,2 0 0 0 0,0-1-12 0 0,0 0 0 0 0,-1 0 0 0 0,1 0 0 0 0,0-1 0 0 0,0 1-1 0 0,-1-1 1 0 0,1 1 0 0 0,-1-1 0 0 0,1 0 0 0 0,0 0 0 0 0,4-3-1 0 0,4-2-86 0 0,0-1 0 0 0,0-1 0 0 0,-1 0-1 0 0,11-10 1 0 0,-4 1-137 0 0,-1-1-1 0 0,0-1 0 0 0,-1 0 1 0 0,-1-1-1 0 0,-1 0 0 0 0,-1-1 1 0 0,-1-1-1 0 0,9-23 0 0 0,-9 17 123 0 0,-2-1 0 0 0,-1 0 0 0 0,-1 0 0 0 0,-1-1 0 0 0,-2 0 0 0 0,1-33 0 0 0,-5 44 494 0 0,0 0 1 0 0,-7-36-1 0 0,6 48-213 0 0,-1-1 1 0 0,0 1 0 0 0,0-1-1 0 0,-1 1 1 0 0,0 0-1 0 0,0-1 1 0 0,-1 1 0 0 0,0 1-1 0 0,-8-12 1 0 0,11 17-135 0 0,1 0 0 0 0,-1 1 0 0 0,1-1 0 0 0,0 0 0 0 0,-1 1 0 0 0,0-1 1 0 0,1 0-1 0 0,-1 1 0 0 0,1-1 0 0 0,-1 1 0 0 0,0-1 0 0 0,1 1 0 0 0,-1-1 0 0 0,0 1 0 0 0,0 0 0 0 0,1-1 1 0 0,-1 1-1 0 0,0 0 0 0 0,0 0 0 0 0,0-1 0 0 0,1 1 0 0 0,-1 0 0 0 0,0 0 0 0 0,0 0 0 0 0,0 0 0 0 0,0 0 1 0 0,1 0-1 0 0,-1 0 0 0 0,-1 1 0 0 0,1-1 26 0 0,0 1 0 0 0,-1 0 0 0 0,1 0 0 0 0,1 1 1 0 0,-1-1-1 0 0,0 0 0 0 0,0 0 0 0 0,0 0 0 0 0,1 1 0 0 0,-1-1 0 0 0,0 0 0 0 0,1 1 1 0 0,-1-1-1 0 0,1 0 0 0 0,-1 2 0 0 0,-1 9 274 0 0,0-1 1 0 0,-1 24-1 0 0,1 73 168 0 0,4 0 0 0 0,6 0 0 0 0,40 205 0 0 0,-44-292-811 0 0,2 0-1 0 0,0 0 1 0 0,1-1-1 0 0,1 0 1 0 0,14 24-1 0 0,-11-28-528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5:04.090"/>
    </inkml:context>
    <inkml:brush xml:id="br0">
      <inkml:brushProperty name="width" value="0.025" units="cm"/>
      <inkml:brushProperty name="height" value="0.025" units="cm"/>
      <inkml:brushProperty name="color" value="#5B2D90"/>
    </inkml:brush>
  </inkml:definitions>
  <inkml:trace contextRef="#ctx0" brushRef="#br0">60 709 2759 0 0,'-21'-18'3859'0'0,"6"11"2164"0"0,14 7-5768 0 0,1 0 1 0 0,0 0-1 0 0,-1 0 1 0 0,1 0-1 0 0,0 0 1 0 0,0 0-1 0 0,-1 0 1 0 0,1 0-1 0 0,0 1 1 0 0,-1-1-1 0 0,1 0 1 0 0,0 0-1 0 0,0 0 1 0 0,-1 0-1 0 0,1 1 1 0 0,0-1-1 0 0,0 0 0 0 0,0 0 1 0 0,-1 0-1 0 0,1 1 1 0 0,0-1-1 0 0,0 0 1 0 0,0 0-1 0 0,0 1 1 0 0,-1-1-1 0 0,1 0 1 0 0,0 1-1 0 0,0-1-176 0 0,0 1-1 0 0,0-1 0 0 0,-1 0 0 0 0,1 1 1 0 0,0-1-1 0 0,0 1 0 0 0,-1-1 0 0 0,1 0 0 0 0,0 1 1 0 0,-1-1-1 0 0,1 0 0 0 0,0 0 0 0 0,-1 1 1 0 0,1-1-1 0 0,0 0 0 0 0,-1 0 0 0 0,1 1 1 0 0,0-1-1 0 0,-1 0 0 0 0,1 0 0 0 0,-1 0 1 0 0,1 0-1 0 0,-1 1 0 0 0,1-1 0 0 0,0 0 0 0 0,-1 0 1 0 0,1 0-1 0 0,-1 0 0 0 0,1 0 0 0 0,-1 0 1 0 0,0 0-1 0 0,-1 1 741 0 0,0 0 414 0 0,2-11-760 0 0,3 3-272 0 0,-1 0 0 0 0,1 0 0 0 0,0 0 1 0 0,0 1-1 0 0,0-1 0 0 0,1 1 0 0 0,9-12 0 0 0,39-39 610 0 0,-29 32-463 0 0,23-29 360 0 0,-3-2 0 0 0,-2-2 0 0 0,40-77 0 0 0,-47 78 464 0 0,66-83 0 0 0,-95 134-1172 0 0,0-1 0 0 0,1 2 0 0 0,0-1 0 0 0,7-5 0 0 0,-13 11 0 0 0,0 0 0 0 0,1 0 0 0 0,-1-1 0 0 0,0 1 0 0 0,0 0 0 0 0,-1 0 0 0 0,1 0 0 0 0,0-1 0 0 0,0 1 0 0 0,0 0 0 0 0,0 0 0 0 0,0 0 0 0 0,0-1 0 0 0,0 1 0 0 0,0 0 0 0 0,0 0 0 0 0,0 0 0 0 0,0 0 0 0 0,0-1 0 0 0,-1 1 0 0 0,1 0 0 0 0,0 0 0 0 0,0 0 0 0 0,0 0 0 0 0,0 0 0 0 0,0 0 0 0 0,-1-1 0 0 0,1 1 0 0 0,0 0 0 0 0,0 0 0 0 0,0 0 0 0 0,-1 0 0 0 0,1 0 0 0 0,0 0 0 0 0,0 0 0 0 0,0 0 0 0 0,0 0 0 0 0,-1 0 0 0 0,1 0 0 0 0,0 0 0 0 0,0 0 0 0 0,0 0 0 0 0,-1 0 0 0 0,1 0 0 0 0,0 0 0 0 0,0 0 0 0 0,0 0 0 0 0,-1 0 0 0 0,1 0 0 0 0,0 0 0 0 0,0 0 0 0 0,0 0 0 0 0,0 1 0 0 0,-1-1 0 0 0,1 0 0 0 0,0 0 0 0 0,0 0 0 0 0,0 0 0 0 0,0 0 0 0 0,0 0 0 0 0,-1 1 0 0 0,1-1 0 0 0,0 0 0 0 0,-2 2-52 0 0,-8 7-1274 0 0,8-10 434 0 0,3-6 189 0 0,0 4-492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6:01.431"/>
    </inkml:context>
    <inkml:brush xml:id="br0">
      <inkml:brushProperty name="width" value="0.025" units="cm"/>
      <inkml:brushProperty name="height" value="0.025" units="cm"/>
      <inkml:brushProperty name="color" value="#5B2D90"/>
    </inkml:brush>
  </inkml:definitions>
  <inkml:trace contextRef="#ctx0" brushRef="#br0">37 469 6447 0 0,'0'-1'242'0'0,"-1"1"-1"0"0,0-1 1 0 0,1 1 0 0 0,-1-1-1 0 0,1 1 1 0 0,-1-1-1 0 0,0 1 1 0 0,0 0-1 0 0,1-1 1 0 0,-1 1-1 0 0,0 0 1 0 0,0 0-1 0 0,1-1 1 0 0,-1 1 0 0 0,0 0-1 0 0,0 0 1 0 0,0 0-1 0 0,1 0 1 0 0,-1 0-1 0 0,0 0 1 0 0,0 0-1 0 0,0 0 1 0 0,1 1-1 0 0,-1-1 1 0 0,0 0 0 0 0,0 0-1 0 0,1 1 1 0 0,-1-1-1 0 0,0 0 1 0 0,1 1-1 0 0,-1-1 1 0 0,0 1-1 0 0,0 0 1 0 0,0 0 77 0 0,-1 1-1 0 0,1 0 1 0 0,0 0 0 0 0,0 0 0 0 0,0 1 0 0 0,0-1-1 0 0,1 0 1 0 0,-1 0 0 0 0,1 0 0 0 0,-1 1-1 0 0,1 2 1 0 0,-1 10 480 0 0,0 0 0 0 0,3 22 0 0 0,0-19-476 0 0,1-1 1 0 0,0 1-1 0 0,1-1 0 0 0,0 0 0 0 0,2-1 1 0 0,0 1-1 0 0,15 27 0 0 0,-20-42-318 0 0,0 0 0 0 0,0 0 0 0 0,0 0-1 0 0,1-1 1 0 0,-1 1 0 0 0,0 0-1 0 0,1-1 1 0 0,-1 1 0 0 0,1-1-1 0 0,0 0 1 0 0,-1 1 0 0 0,1-1-1 0 0,0 0 1 0 0,0 0 0 0 0,0 0-1 0 0,0 0 1 0 0,0-1 0 0 0,0 1-1 0 0,0 0 1 0 0,0-1 0 0 0,4 1-1 0 0,-3-1 8 0 0,0 0 0 0 0,0-1-1 0 0,0 0 1 0 0,0 1 0 0 0,0-1-1 0 0,-1 0 1 0 0,1 0-1 0 0,0-1 1 0 0,-1 1 0 0 0,1 0-1 0 0,-1-1 1 0 0,1 0 0 0 0,-1 0-1 0 0,3-1 1 0 0,3-5 17 0 0,0-1 1 0 0,0 1 0 0 0,-1-1-1 0 0,0-1 1 0 0,-1 1 0 0 0,0-1-1 0 0,6-12 1 0 0,28-81-2050 0 0,-38 98 924 0 0,2 1-252 0 0</inkml:trace>
  <inkml:trace contextRef="#ctx0" brushRef="#br0" timeOffset="413.11">454 407 5727 0 0,'0'0'440'0'0,"-11"2"7436"0"0,-13 2-2614 0 0,14 2-4882 0 0,0 1 1 0 0,1 0 0 0 0,0 1 0 0 0,-14 15 0 0 0,20-20-302 0 0,-1 1 1 0 0,1 0-1 0 0,0 0 1 0 0,1 0 0 0 0,-1 0-1 0 0,1 1 1 0 0,-1-1 0 0 0,1 1-1 0 0,1-1 1 0 0,-1 1 0 0 0,1 0-1 0 0,-1-1 1 0 0,1 1 0 0 0,0 5-1 0 0,1-9-70 0 0,1 0 0 0 0,-1 0 0 0 0,0-1-1 0 0,1 1 1 0 0,-1 0 0 0 0,1 0 0 0 0,-1 0 0 0 0,1-1-1 0 0,-1 1 1 0 0,1 0 0 0 0,0-1 0 0 0,-1 1 0 0 0,1-1-1 0 0,0 1 1 0 0,0 0 0 0 0,-1-1 0 0 0,1 1 0 0 0,0-1 0 0 0,0 0-1 0 0,0 1 1 0 0,-1-1 0 0 0,1 0 0 0 0,0 0 0 0 0,0 1-1 0 0,0-1 1 0 0,0 0 0 0 0,0 0 0 0 0,0 0 0 0 0,0 0-1 0 0,1 0 1 0 0,29 0 330 0 0,-4-5-263 0 0,23-3-21 0 0,-48 8-52 0 0,0 0 1 0 0,0 0 0 0 0,0 0-1 0 0,0 0 1 0 0,0 0 0 0 0,0 0-1 0 0,0 1 1 0 0,0-1 0 0 0,0 1-1 0 0,0-1 1 0 0,0 1-1 0 0,0 0 1 0 0,-1 0 0 0 0,1 0-1 0 0,0 0 1 0 0,0 0 0 0 0,-1 0-1 0 0,3 2 1 0 0,-3-1-4 0 0,0 0 0 0 0,0-1 0 0 0,0 1 0 0 0,-1 0 0 0 0,1 0 0 0 0,-1 0 0 0 0,1-1 0 0 0,-1 1 0 0 0,0 0 0 0 0,0 0 0 0 0,0 0 0 0 0,0 0 0 0 0,0 0 0 0 0,0 0 0 0 0,0 0 0 0 0,-1 0 0 0 0,1-1 0 0 0,-1 1 0 0 0,1 0 0 0 0,-2 3 0 0 0,-19 38 0 0 0,20-40 0 0 0,-20 31-211 0 0,-39 48 0 0 0,35-49-452 0 0,29-38-1451 0 0,16-24-5232 0 0,-12 17 1875 0 0</inkml:trace>
  <inkml:trace contextRef="#ctx0" brushRef="#br0" timeOffset="810.2">621 475 2759 0 0,'17'7'1617'0'0,"-15"-7"-991"0"0,0 0 0 0 0,-1 1 0 0 0,1-1 0 0 0,-1 0 0 0 0,1 0 0 0 0,0 0 0 0 0,-1 0 0 0 0,1-1 0 0 0,0 1 0 0 0,-1 0 0 0 0,1-1 0 0 0,-1 1 0 0 0,1-1 0 0 0,-1 1 0 0 0,1-1 0 0 0,-1 0 0 0 0,1 1 0 0 0,-1-1 0 0 0,3-2 0 0 0,8-8 235 0 0,-3 1-493 0 0,-1-1 0 0 0,0 0 1 0 0,-1-1-1 0 0,0 1 0 0 0,-1-2 1 0 0,6-14-1 0 0,-11 24-336 0 0,-3 5 52 0 0,-5 8 180 0 0,-9 19 196 0 0,9-9-272 0 0,-31 92 564 0 0,35-101-713 0 0,1 0 0 0 0,0 0 0 0 0,1 0 1 0 0,0 1-1 0 0,0-1 0 0 0,1 0 0 0 0,1 0 0 0 0,2 15 0 0 0,-3-24-38 0 0,1 0 0 0 0,-1-1 0 0 0,1 1 1 0 0,0 0-1 0 0,0-1 0 0 0,-1 1 0 0 0,1 0 0 0 0,0-1 0 0 0,0 1 0 0 0,0-1 0 0 0,1 0 0 0 0,-1 1 1 0 0,0-1-1 0 0,1 0 0 0 0,-1 0 0 0 0,0 1 0 0 0,1-1 0 0 0,-1 0 0 0 0,1-1 0 0 0,2 2 0 0 0,2 0-132 0 0,0 1 0 0 0,0-2-1 0 0,1 1 1 0 0,8 0-1 0 0,-9-1-136 0 0,-4-1 11 0 0,1 0 1 0 0,-1 0 0 0 0,1 0 0 0 0,-1 0 0 0 0,0-1-1 0 0,1 1 1 0 0,-1-1 0 0 0,0 0 0 0 0,1 1 0 0 0,3-3 0 0 0,6-2-3992 0 0,6 1-2004 0 0</inkml:trace>
  <inkml:trace contextRef="#ctx0" brushRef="#br0" timeOffset="1180.59">1100 393 7799 0 0,'0'0'83'0'0,"0"-1"0"0"0,0 1-1 0 0,0-1 1 0 0,0 1 0 0 0,0-1 0 0 0,0 1-1 0 0,0-1 1 0 0,-1 1 0 0 0,1 0-1 0 0,0-1 1 0 0,0 1 0 0 0,0-1 0 0 0,0 1-1 0 0,-1-1 1 0 0,1 1 0 0 0,0 0-1 0 0,0-1 1 0 0,-1 1 0 0 0,1 0-1 0 0,0-1 1 0 0,-1 1 0 0 0,1 0 0 0 0,0-1-1 0 0,-1 1 1 0 0,1 0 0 0 0,-1 0-1 0 0,1-1 1 0 0,0 1 0 0 0,-1 0-1 0 0,1 0 1 0 0,-2-1 0 0 0,-17 3 2323 0 0,-18 14 1155 0 0,31-12-3223 0 0,0 0 1 0 0,0 1 0 0 0,1 0 0 0 0,-1 0-1 0 0,1 0 1 0 0,0 0 0 0 0,1 1 0 0 0,-1 0-1 0 0,1 0 1 0 0,0 0 0 0 0,1 1 0 0 0,-1-1-1 0 0,-4 14 1 0 0,6-12-266 0 0,-1 0 0 0 0,1 1 1 0 0,1-1-1 0 0,0 0 0 0 0,0 1 0 0 0,0-1 0 0 0,1 0 0 0 0,1 1 0 0 0,-1-1 0 0 0,1 1 1 0 0,1-1-1 0 0,1 9 0 0 0,-2-16-75 0 0,-1 1 1 0 0,1-1 0 0 0,-1 1-1 0 0,1-1 1 0 0,-1 1 0 0 0,1-1-1 0 0,0 1 1 0 0,-1-1 0 0 0,1 1-1 0 0,0-1 1 0 0,0 0 0 0 0,0 0-1 0 0,0 1 1 0 0,0-1 0 0 0,0 0-1 0 0,1 0 1 0 0,-1 0 0 0 0,0 0-1 0 0,1 0 1 0 0,-1 0-1 0 0,0-1 1 0 0,3 2 0 0 0,-2-2-34 0 0,0 0 1 0 0,0 0 0 0 0,0 0 0 0 0,0 0-1 0 0,0 0 1 0 0,0 0 0 0 0,0 0-1 0 0,0-1 1 0 0,0 1 0 0 0,0-1-1 0 0,-1 0 1 0 0,1 1 0 0 0,0-1-1 0 0,0 0 1 0 0,2-2 0 0 0,4-2-254 0 0,0-1 0 0 0,0 0 0 0 0,-1-1 0 0 0,0 0 0 0 0,13-15 0 0 0,-1-4-1135 0 0,-1-1-1 0 0,-1-1 1 0 0,-2 0 0 0 0,-1-2 0 0 0,0 1 0 0 0,14-54-1 0 0,-22 59 891 0 0,-1 1 1 0 0,-1 0-1 0 0,1-49 0 0 0,-5 56 950 0 0,-1-1 1 0 0,0 0-1 0 0,-2 0 1 0 0,0 0-1 0 0,-1 1 1 0 0,-7-20-1 0 0,-1 8 2432 0 0,11 27-2624 0 0,1 0-1 0 0,-1 0 0 0 0,1 0 0 0 0,-1 0 0 0 0,0 0 0 0 0,1 0 0 0 0,-1 0 0 0 0,0 0 0 0 0,0 1 1 0 0,0-1-1 0 0,1 0 0 0 0,-1 0 0 0 0,0 1 0 0 0,0-1 0 0 0,0 1 0 0 0,0-1 0 0 0,0 1 0 0 0,0-1 0 0 0,0 1 1 0 0,-1-1-1 0 0,1 1 0 0 0,-2-1 0 0 0,2 2-89 0 0,1-1-1 0 0,-1 0 1 0 0,0 1-1 0 0,0-1 1 0 0,1 1 0 0 0,-1-1-1 0 0,0 1 1 0 0,1-1 0 0 0,-1 1-1 0 0,1-1 1 0 0,-1 1-1 0 0,1 0 1 0 0,-1-1 0 0 0,1 1-1 0 0,-1 0 1 0 0,1-1 0 0 0,0 1-1 0 0,-1 0 1 0 0,1 0 0 0 0,0-1-1 0 0,0 1 1 0 0,-1 0-1 0 0,1 1 1 0 0,-4 22 347 0 0,3-19-265 0 0,-2 25 99 0 0,0-1-1 0 0,3 1 0 0 0,0-1 1 0 0,6 37-1 0 0,25 116 48 0 0,-24-145-420 0 0,1 0 0 0 0,3 0-1 0 0,0-1 1 0 0,3 0 0 0 0,1-2-1 0 0,33 58 1 0 0,-30-69-1796 0 0,0-7-6154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6:00.703"/>
    </inkml:context>
    <inkml:brush xml:id="br0">
      <inkml:brushProperty name="width" value="0.025" units="cm"/>
      <inkml:brushProperty name="height" value="0.025" units="cm"/>
      <inkml:brushProperty name="color" value="#5B2D90"/>
    </inkml:brush>
  </inkml:definitions>
  <inkml:trace contextRef="#ctx0" brushRef="#br0">41 446 7367 0 0,'-3'0'354'0'0,"1"-1"0"0"0,-1 1-1 0 0,1-1 1 0 0,-1 1-1 0 0,1-1 1 0 0,-1 0-1 0 0,1 0 1 0 0,-1 0 0 0 0,1 0-1 0 0,0-1 1 0 0,0 1-1 0 0,-1-1 1 0 0,1 1-1 0 0,0-1 1 0 0,-2-3 0 0 0,4 5-187 0 0,1-1 0 0 0,-1 0 0 0 0,1 0 1 0 0,0 0-1 0 0,-1 0 0 0 0,1 0 0 0 0,0 1 0 0 0,-1-1 1 0 0,1 0-1 0 0,0 1 0 0 0,0-1 0 0 0,0 0 0 0 0,-1 1 1 0 0,1-1-1 0 0,0 1 0 0 0,0 0 0 0 0,0-1 1 0 0,1 0-1 0 0,1 0 126 0 0,38-28 1227 0 0,-1-3 1 0 0,-2-1-1 0 0,60-65 0 0 0,1-3-910 0 0,-56 59-415 0 0,-21 19-134 0 0,37-30 0 0 0,-58 53-60 0 0,-1 0-1 0 0,1 0 1 0 0,-1 0 0 0 0,1 0-1 0 0,-1 0 1 0 0,1 0-1 0 0,-1 0 1 0 0,1 0 0 0 0,-1 0-1 0 0,0 0 1 0 0,1 0-1 0 0,-1 0 1 0 0,1 0 0 0 0,-1 0-1 0 0,1 1 1 0 0,-1-1-1 0 0,1 0 1 0 0,-1 0 0 0 0,0 0-1 0 0,1 1 1 0 0,-1-1-1 0 0,1 0 1 0 0,-1 1 0 0 0,0-1-1 0 0,1 0 1 0 0,-1 1-1 0 0,0-1 1 0 0,0 0 0 0 0,1 1-1 0 0,-1-1 1 0 0,0 1-1 0 0,0-1 1 0 0,1 0 0 0 0,-1 1-1 0 0,0-1 1 0 0,0 1-1 0 0,0 0 1 0 0,11 23-312 0 0,-9-18 120 0 0,2 5-388 0 0,4 9 339 0 0,2-11-7035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9:03.279"/>
    </inkml:context>
    <inkml:brush xml:id="br0">
      <inkml:brushProperty name="width" value="0.025" units="cm"/>
      <inkml:brushProperty name="height" value="0.025" units="cm"/>
      <inkml:brushProperty name="color" value="#5B2D90"/>
    </inkml:brush>
  </inkml:definitions>
  <inkml:trace contextRef="#ctx0" brushRef="#br0">341 352 1839 0 0,'-44'12'2650'0'0,"-61"9"-1"0"0,82-16-1884 0 0,-38 0 1216 0 0,48-4-966 0 0,0-1 0 0 0,0 2 1 0 0,0 0-1 0 0,0 0 0 0 0,-23 9 0 0 0,36-11-933 0 0,-1 0-1 0 0,1 0 1 0 0,0 0-1 0 0,-1 0 1 0 0,1 0 0 0 0,0 0-1 0 0,-1 1 1 0 0,1-1-1 0 0,0 0 1 0 0,-1 0-1 0 0,1 1 1 0 0,0-1-1 0 0,0 0 1 0 0,-1 0-1 0 0,1 1 1 0 0,0-1-1 0 0,0 0 1 0 0,-1 1 0 0 0,1-1-1 0 0,0 0 1 0 0,0 1-1 0 0,0-1 1 0 0,0 0-1 0 0,-1 1 1 0 0,1-1-1 0 0,0 0 1 0 0,0 1-1 0 0,0-1 1 0 0,0 1 0 0 0,0-1-1 0 0,0 0 1 0 0,0 1-1 0 0,0-1 1 0 0,0 0-1 0 0,0 1 1 0 0,0-1-1 0 0,0 1 1 0 0,1-1-1 0 0,-1 0 1 0 0,0 1-1 0 0,0-1 1 0 0,0 0 0 0 0,0 1-1 0 0,1-1 1 0 0,-1 0-1 0 0,0 1 1 0 0,0-1-1 0 0,1 0 1 0 0,-1 0-1 0 0,0 1 1 0 0,0-1-1 0 0,1 0 1 0 0,-1 0 0 0 0,0 1-1 0 0,1-1 1 0 0,-1 0-1 0 0,1 0 1 0 0,1 2 48 0 0,-1-1 0 0 0,1 0 0 0 0,0 0 0 0 0,0 0 0 0 0,0 0 0 0 0,0 0 0 0 0,0 0 1 0 0,0 0-1 0 0,3 0 0 0 0,-1-1-61 0 0,1 0 1 0 0,-1-1 0 0 0,0 1-1 0 0,1-1 1 0 0,-1 0-1 0 0,1-1 1 0 0,-1 1-1 0 0,0-1 1 0 0,0 1 0 0 0,0-1-1 0 0,0 0 1 0 0,5-4-1 0 0,7-5 186 0 0,22-20 0 0 0,-28 22-143 0 0,130-99 1108 0 0,-68 54-717 0 0,-45 34-235 0 0,2 2-1 0 0,0 1 1 0 0,1 1-1 0 0,1 1 1 0 0,0 2-1 0 0,1 1 1 0 0,59-13-1 0 0,-17 7 163 0 0,105-23 800 0 0,-160 35-1106 0 0,-16 5-107 0 0,-1 0 1 0 0,1 0-1 0 0,-1 0 0 0 0,1 0 1 0 0,0 1-1 0 0,0-1 0 0 0,-1 1 1 0 0,1-1-1 0 0,0 1 0 0 0,0 0 1 0 0,-1 0-1 0 0,1 0 0 0 0,0 1 1 0 0,4 0-1 0 0,-7-1-15 0 0,0 1 1 0 0,1-1-1 0 0,-1 0 0 0 0,0 0 1 0 0,0 1-1 0 0,0-1 0 0 0,0 0 1 0 0,0 1-1 0 0,0-1 0 0 0,0 0 0 0 0,0 0 1 0 0,0 1-1 0 0,0-1 0 0 0,0 0 1 0 0,-1 1-1 0 0,1-1 0 0 0,0 0 1 0 0,0 0-1 0 0,0 1 0 0 0,0-1 1 0 0,0 0-1 0 0,0 0 0 0 0,-1 1 0 0 0,1-1 1 0 0,0 0-1 0 0,0 0 0 0 0,0 1 1 0 0,-1-1-1 0 0,1 0 0 0 0,0 0 1 0 0,0 0-1 0 0,-1 0 0 0 0,1 1 1 0 0,-7 6-4265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8:51.316"/>
    </inkml:context>
    <inkml:brush xml:id="br0">
      <inkml:brushProperty name="width" value="0.025" units="cm"/>
      <inkml:brushProperty name="height" value="0.025" units="cm"/>
      <inkml:brushProperty name="color" value="#5B2D90"/>
    </inkml:brush>
  </inkml:definitions>
  <inkml:trace contextRef="#ctx0" brushRef="#br0">367 933 3223 0 0,'0'-1'240'0'0,"-8"-4"7992"0"0,8 5-8139 0 0,0 0 0 0 0,0 0 1 0 0,0 0-1 0 0,0 0 0 0 0,0 0 0 0 0,0 1 0 0 0,0-1 0 0 0,0 0 0 0 0,0 0 0 0 0,0 0 0 0 0,0 0 0 0 0,-1 0 0 0 0,1 0 0 0 0,0 1 0 0 0,0-1 1 0 0,0 0-1 0 0,0 0 0 0 0,0 0 0 0 0,-1 0 0 0 0,1 0 0 0 0,0 0 0 0 0,0 0 0 0 0,0 0 0 0 0,0 0 0 0 0,0 0 0 0 0,-1 0 0 0 0,1 0 0 0 0,0 0 0 0 0,0 0 1 0 0,0 0-1 0 0,0 0 0 0 0,-1 0 0 0 0,1 0 0 0 0,0 0 0 0 0,0 0 0 0 0,0 0 0 0 0,0 0 0 0 0,-1 0 0 0 0,1 0 0 0 0,0 0 0 0 0,0 0 0 0 0,0 0 1 0 0,0 0-1 0 0,-1 0 0 0 0,1-1 31 0 0,-1 1 0 0 0,1 0-1 0 0,-1 0 1 0 0,1 0 0 0 0,-1 0 0 0 0,0 0 0 0 0,1 0 0 0 0,-1 0 0 0 0,1 0 0 0 0,-1 0 0 0 0,0 0 0 0 0,1 0 0 0 0,-1 0 0 0 0,1 0 0 0 0,-1 1 0 0 0,0-1 0 0 0,1 0 0 0 0,-1 0-1 0 0,1 1 1 0 0,-1-1 0 0 0,1 0 0 0 0,-1 1 0 0 0,1-1 0 0 0,-1 0 0 0 0,1 1 0 0 0,0-1 0 0 0,-1 1 0 0 0,0 0 0 0 0,-1 2 59 0 0,0-1 1 0 0,-1 1 0 0 0,1 0-1 0 0,-1-1 1 0 0,1 0-1 0 0,-1 0 1 0 0,0 0-1 0 0,0 0 1 0 0,0 0-1 0 0,0 0 1 0 0,0-1-1 0 0,0 1 1 0 0,-1-1 0 0 0,-3 1-1 0 0,-1 1-40 0 0,-2 1-29 0 0,1 1 0 0 0,-1 0 1 0 0,1 0-1 0 0,0 1 0 0 0,-10 8 1 0 0,11-8-31 0 0,-87 49 742 0 0,87-49-782 0 0,0 1 0 0 0,0-1 0 0 0,0 2 0 0 0,1-1 0 0 0,0 1 0 0 0,0 0 0 0 0,1 1 0 0 0,0-1 0 0 0,1 1 0 0 0,0 1 0 0 0,0-1 0 0 0,1 0 0 0 0,-4 15 0 0 0,3-10 51 0 0,1 0-1 0 0,0 0 1 0 0,1 1 0 0 0,1-1 0 0 0,-2 23-1 0 0,4-32-70 0 0,1 0-1 0 0,-1 0 0 0 0,1-1 0 0 0,0 1 1 0 0,0 0-1 0 0,1-1 0 0 0,-1 1 1 0 0,1 0-1 0 0,0-1 0 0 0,0 0 0 0 0,1 1 1 0 0,-1-1-1 0 0,1 0 0 0 0,0 0 0 0 0,0-1 1 0 0,0 1-1 0 0,0 0 0 0 0,1-1 1 0 0,-1 0-1 0 0,8 5 0 0 0,-5-5 4 0 0,-1-1-1 0 0,1 1 0 0 0,-1-1 1 0 0,1 0-1 0 0,0-1 1 0 0,0 1-1 0 0,0-1 1 0 0,0 0-1 0 0,-1-1 0 0 0,10 1 1 0 0,-8-1 10 0 0,0 0 0 0 0,0 1 0 0 0,0 0 0 0 0,0 0 1 0 0,0 1-1 0 0,-1-1 0 0 0,14 7 0 0 0,-13-6-3 0 0,0 1-1 0 0,0-1 1 0 0,0-1 0 0 0,0 1-1 0 0,0-1 1 0 0,0 0-1 0 0,1-1 1 0 0,-1 0 0 0 0,0 0-1 0 0,12-2 1 0 0,12 1 24 0 0,120 8 254 0 0,-142-5-286 0 0,0-1 0 0 0,0 2-1 0 0,18 6 1 0 0,18 4 86 0 0,-30-10-64 0 0,-1 1 0 0 0,19 7 1 0 0,-23-7-21 0 0,1-1 1 0 0,-1 0 0 0 0,1 0 0 0 0,0-1 0 0 0,0 0 0 0 0,11 0-1 0 0,8 1 55 0 0,-24-2-69 0 0,-1 0 0 0 0,0-1 0 0 0,0 0-1 0 0,1 0 1 0 0,-1 0 0 0 0,0 0 0 0 0,1-1-1 0 0,4-1 1 0 0,2 0 10 0 0,0 0-1 0 0,1 0 1 0 0,-1 2-1 0 0,0-1 1 0 0,1 2 0 0 0,13 1-1 0 0,9 1 27 0 0,-26-3-44 0 0,126 8 189 0 0,-109-5-133 0 0,-1 1 0 0 0,0 1 1 0 0,32 12-1 0 0,-22-8 8 0 0,-1-1 0 0 0,1-2 0 0 0,1-2 0 0 0,59 1 0 0 0,-79-5-17 0 0,60-2 69 0 0,-33-1-87 0 0,-39 2 35 0 0,12 2 7 0 0,3 1-64 0 0,63 1 83 0 0,-71-3-57 0 0,29 0 57 0 0,44 6-1 0 0,-51-4 23 0 0,59-5 0 0 0,10 1 171 0 0,-99 2-129 0 0,12-1-93 0 0,44-2-38 0 0,-45 3 51 0 0,1 1 0 0 0,116 5 8 0 0,-110-6-77 0 0,0 0-1 0 0,0-2 1 0 0,0 0 0 0 0,-1-1-1 0 0,33-10 1 0 0,-45 11 2 0 0,0 1-1 0 0,-1 0 1 0 0,1 0 0 0 0,0 0-1 0 0,0 1 1 0 0,15 1 0 0 0,23 0 79 0 0,-17-4-37 0 0,161-6 93 0 0,-170 10-148 0 0,-14 0 0 0 0,0-1 0 0 0,-1 1 0 0 0,1-1 0 0 0,0 0 0 0 0,-1-1 0 0 0,11-1 0 0 0,-3-1 8 0 0,0 2 0 0 0,1 0 1 0 0,-1 0-1 0 0,1 1 0 0 0,15 2 0 0 0,16 0 7 0 0,-29-2-9 0 0,85-2 127 0 0,-74 1-73 0 0,14-2 9 0 0,2-3 46 0 0,0 1 0 0 0,84 1-1 0 0,-107 5-94 0 0,-8-1-18 0 0,0 1-1 0 0,24 6 1 0 0,-26-5 129 0 0,-1 0 0 0 0,1 0 0 0 0,0-1 1 0 0,0 0-1 0 0,13-1 0 0 0,70-4 125 0 0,-50-2-256 0 0,-35 4 0 0 0,1 1 0 0 0,0-1 0 0 0,0 2 0 0 0,-1-1 0 0 0,1 1 0 0 0,13 2 0 0 0,-9-1 0 0 0,1-1 0 0 0,0 0 0 0 0,-1-1 0 0 0,1 0 0 0 0,0-1 0 0 0,14-5 0 0 0,-12 4 0 0 0,8-2 0 0 0,-1-2 0 0 0,34-15 0 0 0,-41 15 0 0 0,5 6 0 0 0,-20 1 0 0 0,1 0 0 0 0,0 0 0 0 0,0 0 0 0 0,-1 0 0 0 0,1 0 0 0 0,0 0 0 0 0,0 0 0 0 0,-1-1 0 0 0,1 1 0 0 0,2-2 0 0 0,7-3 0 0 0,-10 4 0 0 0,1 0 0 0 0,-1 0 0 0 0,0 0 0 0 0,1 1 0 0 0,-1-1 0 0 0,1 0 0 0 0,0 1 0 0 0,-1-1 0 0 0,1 1 0 0 0,-1 0 0 0 0,1 0 0 0 0,0-1 0 0 0,-1 1 0 0 0,1 0 0 0 0,2 1 0 0 0,3-1 0 0 0,0 0 0 0 0,0 0 0 0 0,0-1 0 0 0,0 0 0 0 0,-1 0 0 0 0,11-4 0 0 0,13-1 0 0 0,-1-3 37 0 0,-24 7-28 0 0,-1 1 0 0 0,1-1 0 0 0,0 1 0 0 0,-1 0 0 0 0,8-1 0 0 0,3 0-8 0 0,-1-1 0 0 0,1 0 0 0 0,-1-1 0 0 0,0-1 0 0 0,24-10 0 0 0,-7 2-2 0 0,26-12 1 0 0,-53 23 0 0 0,-1 0 0 0 0,0-1 0 0 0,1 1 0 0 0,-1-1 0 0 0,0 1 0 0 0,0-1 0 0 0,-1 0 0 0 0,1 0 0 0 0,-1-1 0 0 0,1 1 0 0 0,-1 0 0 0 0,0-1 0 0 0,0 0 0 0 0,0 1 0 0 0,-1-1 0 0 0,1 0 0 0 0,-1 0 0 0 0,0 0 0 0 0,0 0 0 0 0,0 0 0 0 0,-1 0 0 0 0,0 0 0 0 0,1 0 0 0 0,-1 0 0 0 0,-1 0 0 0 0,1 0 0 0 0,0 0 0 0 0,-1 0 0 0 0,-1-4 0 0 0,-6-7 0 0 0,-1 1 0 0 0,0 1 0 0 0,-1 0 0 0 0,-1 0 0 0 0,-17-17 0 0 0,4 5 0 0 0,16 16 0 0 0,-9-11 0 0 0,-29-24 0 0 0,39 39 0 0 0,0-1 0 0 0,0 2 0 0 0,0-1 0 0 0,0 1 0 0 0,-1 0 0 0 0,0 0 0 0 0,0 1 0 0 0,-12-4 0 0 0,-7 0 0 0 0,-1 2 0 0 0,0 0 0 0 0,0 2 0 0 0,0 1 0 0 0,-46 3 0 0 0,27-4 0 0 0,17 1 0 0 0,-102-15 0 0 0,21 2 0 0 0,64 15 0 0 0,34 0 0 0 0,0 0 0 0 0,0 0 0 0 0,-15-3 0 0 0,-12-2 0 0 0,1 2 0 0 0,-45 1 0 0 0,-15-1 0 0 0,-44 0 0 0 0,46 2 0 0 0,-66 4 0 0 0,148-3 0 0 0,0-2 0 0 0,-21-4 0 0 0,24 3 0 0 0,1 1 0 0 0,0 0 0 0 0,-1 1 0 0 0,1 1 0 0 0,-21 1 0 0 0,-83 8 0 0 0,-15 2 0 0 0,113-9 0 0 0,1-2 0 0 0,0 0 0 0 0,-1-1 0 0 0,1-1 0 0 0,0 0 0 0 0,-26-8 0 0 0,-18-2 0 0 0,42 9 0 0 0,-1 0 0 0 0,1 2 0 0 0,-1 0 0 0 0,0 0 0 0 0,1 2 0 0 0,-1 1 0 0 0,-28 5 0 0 0,6 2 0 0 0,-1-2 0 0 0,-44 1 0 0 0,-66-8 0 0 0,119 1 0 0 0,20-2 0 0 0,-1 2 0 0 0,0 0 0 0 0,1 0 0 0 0,-16 4 0 0 0,22-4 0 0 0,0 0 0 0 0,-1 0 0 0 0,1-1 0 0 0,0 0 0 0 0,-1-1 0 0 0,-9-1 0 0 0,-19-1 0 0 0,-264 9 0 0 0,289-6 0 0 0,-1-1 0 0 0,1-1 0 0 0,0 0 0 0 0,-11-3 0 0 0,-26-4 0 0 0,18 7 0 0 0,0 1 0 0 0,-59 6 0 0 0,-58 19 0 0 0,0 0 0 0 0,126-23 0 0 0,0-1 0 0 0,0-1 0 0 0,1-1 0 0 0,-1-1 0 0 0,-22-6 0 0 0,15 4 0 0 0,22 4 0 0 0,-1 1 0 0 0,1 0 0 0 0,-1 0 0 0 0,0 0 0 0 0,1 1 0 0 0,-8 2 0 0 0,-23 1 0 0 0,36-4-7 0 0,-1 0 0 0 0,1 0 0 0 0,0 1-1 0 0,-1-1 1 0 0,1 0 0 0 0,0 1 0 0 0,0-1 0 0 0,-1 1 0 0 0,1-1 0 0 0,0 1-1 0 0,0 0 1 0 0,0-1 0 0 0,0 1 0 0 0,0 0 0 0 0,0 0 0 0 0,0 0 0 0 0,0 0 0 0 0,0 0-1 0 0,0 0 1 0 0,0 0 0 0 0,1 0 0 0 0,-1 0 0 0 0,0 0 0 0 0,1 0 0 0 0,-1 1-1 0 0,1-1 1 0 0,-1 0 0 0 0,0 3 0 0 0,1-2-35 0 0,-1 0-1 0 0,1 1 1 0 0,-1-1 0 0 0,1 0-1 0 0,0 1 1 0 0,0-1 0 0 0,0 0 0 0 0,0 1-1 0 0,0-1 1 0 0,1 0 0 0 0,-1 0-1 0 0,1 1 1 0 0,0-1 0 0 0,-1 0-1 0 0,3 4 1 0 0,-1-2-482 0 0,0-1 344 0 0,-1-1 1 0 0,1 0 0 0 0,-1 1-1 0 0,1-1 1 0 0,0 0-1 0 0,0 0 1 0 0,-1 0 0 0 0,2 0-1 0 0,-1 0 1 0 0,0 0 0 0 0,0-1-1 0 0,1 1 1 0 0,-1-1 0 0 0,3 2-1 0 0,26 5-4494 0 0,35 4-4113 0 0</inkml:trace>
  <inkml:trace contextRef="#ctx0" brushRef="#br0" timeOffset="1072.3">4619 1039 6447 0 0,'-19'-19'3981'0'0,"10"11"-2342"0"0,0 0 0 0 0,1-1 0 0 0,0 0 1 0 0,1 0-1 0 0,0-1 0 0 0,-8-13 0 0 0,18 23-1455 0 0,0 0 0 0 0,-1 1-1 0 0,1-1 1 0 0,-1 1 0 0 0,1 0 0 0 0,-1 0 0 0 0,1 0 0 0 0,3 2-1 0 0,2 1-75 0 0,1-1 0 0 0,-1 1 0 0 0,1-1 0 0 0,0-1 0 0 0,0 0 0 0 0,0 0 0 0 0,0-1-1 0 0,0 0 1 0 0,0 0 0 0 0,13-1 0 0 0,-18 0 100 0 0,9 0 1 0 0,40 0 6 0 0,-40 0 1 0 0,3-1 0 0 0,81-2 488 0 0,7-2-212 0 0,-89 5-415 0 0,46-6 298 0 0,10-4 68 0 0,-57 7-376 0 0,-6 1-6 0 0,1 0 0 0 0,0 0 1 0 0,-1 1-1 0 0,15 0 0 0 0,51-4 288 0 0,4-3-26 0 0,-63 6-270 0 0,-5 0-1 0 0,0 1-1 0 0,0 0 1 0 0,0 1-1 0 0,12 0 1 0 0,59 3 156 0 0,2 2-30 0 0,-32-3-82 0 0,-38-2 7 0 0,5 0 1 0 0,88 4 128 0 0,-28 0 24 0 0,3 0-33 0 0,1 1-46 0 0,0-3-9 0 0,-30-3-88 0 0,-39 1 0 0 0,3-1 4 0 0,4-1-49 0 0,0 1 109 0 0,38-7 1 0 0,2-2-13 0 0,-45 7 84 0 0,-1 0 37 0 0,109-23 346 0 0,-114 22-599 0 0,0 2 0 0 0,0 0 0 0 0,1 0 0 0 0,-1 0 0 0 0,1 1 0 0 0,-1 1 0 0 0,1 0 0 0 0,18 2 0 0 0,-21 0-480 0 0,1-1-1 0 0,-1 1 1 0 0,1-1 0 0 0,11 0 0 0 0,-15-1 177 0 0,-1 1 0 0 0,0-1 0 0 0,-1 1 0 0 0,1 0 0 0 0,0 0 0 0 0,0 0 0 0 0,4 2 0 0 0,13 5-2872 0 0,-2-6-5881 0 0</inkml:trace>
  <inkml:trace contextRef="#ctx0" brushRef="#br0" timeOffset="1724.45">7168 298 5063 0 0,'-12'6'-2574'0'0,"-5"1"9710"0"0,16-7-6880 0 0,1 0-1 0 0,0 0 0 0 0,-1 0 0 0 0,1 0 0 0 0,0 0 1 0 0,0 0-1 0 0,-1 0 0 0 0,1 0 0 0 0,0 0 0 0 0,0 0 1 0 0,-1 0-1 0 0,1 0 0 0 0,0 0 0 0 0,-1 0 1 0 0,1 0-1 0 0,0 0 0 0 0,0 0 0 0 0,-1-1 0 0 0,1 1 1 0 0,0 0-1 0 0,0 0 0 0 0,0 0 0 0 0,-1 0 0 0 0,1 0 1 0 0,0-1-1 0 0,0 1 0 0 0,0 0 0 0 0,-1 0 0 0 0,1-1 1 0 0,0 1-1 0 0,0 0 0 0 0,0 0 0 0 0,-1-1 1 0 0,1 0 54 0 0,0-1 0 0 0,0 1 0 0 0,0 0 0 0 0,1-1 0 0 0,-1 1 0 0 0,0 0 0 0 0,0 0 0 0 0,1-1 0 0 0,-1 1 1 0 0,1 0-1 0 0,-1 0 0 0 0,2-2 0 0 0,6-13 287 0 0,0 0 1 0 0,2 1-1 0 0,0 0 0 0 0,19-21 1 0 0,55-50 701 0 0,-77 79-1149 0 0,4-4 33 0 0,1 1 1 0 0,1-1-1 0 0,0 2 1 0 0,1 0-1 0 0,-1 0 1 0 0,2 1-1 0 0,-1 1 1 0 0,19-6-1 0 0,-27 10-129 0 0,1 1 1 0 0,0 1-1 0 0,-1-1 0 0 0,1 1 0 0 0,0 0 1 0 0,0 1-1 0 0,0 0 0 0 0,0 0 0 0 0,-1 0 1 0 0,1 1-1 0 0,0 0 0 0 0,0 0 1 0 0,0 1-1 0 0,-1-1 0 0 0,1 2 0 0 0,-1-1 1 0 0,1 1-1 0 0,-1 0 0 0 0,0 0 0 0 0,0 0 1 0 0,10 9-1 0 0,-12-7-34 0 0,1 0 0 0 0,0 0 0 0 0,-1 0 0 0 0,0 1 0 0 0,0 0 0 0 0,-1 0 0 0 0,0 0 0 0 0,0 0 0 0 0,0 0 0 0 0,-1 1 0 0 0,0-1 0 0 0,0 1 0 0 0,0 0 0 0 0,-1-1 0 0 0,0 1 0 0 0,-1 0 0 0 0,1 0 0 0 0,-1 0 0 0 0,-1 8 0 0 0,0 2 2 0 0,-1 0 0 0 0,-1 0 0 0 0,0 0 0 0 0,-2 0 1 0 0,1-1-1 0 0,-13 27 0 0 0,-2-5 47 0 0,-38 53 1 0 0,-4 10-28 0 0,58-96-46 0 0,0 0 0 0 0,1 1 0 0 0,0 0 0 0 0,0-1 0 0 0,0 1 0 0 0,1 0 0 0 0,0 0 0 0 0,0 0 0 0 0,0 0 0 0 0,1 12 1 0 0,0-15-96 0 0,0 0 0 0 0,1 0 0 0 0,0 0 0 0 0,-1 0 0 0 0,1 0 0 0 0,0-1 0 0 0,1 1 0 0 0,-1 0 0 0 0,0-1 1 0 0,1 1-1 0 0,-1-1 0 0 0,1 1 0 0 0,0-1 0 0 0,0 1 0 0 0,0-1 0 0 0,0 0 0 0 0,0 0 0 0 0,1 0 0 0 0,-1-1 1 0 0,0 1-1 0 0,1 0 0 0 0,-1-1 0 0 0,1 1 0 0 0,3 0 0 0 0,-4-1 219 0 0,0-1-420 0 0,0 1 0 0 0,0 0 0 0 0,0-1-1 0 0,-1 1 1 0 0,1 0 0 0 0,0 0-1 0 0,0 0 1 0 0,0 1 0 0 0,-1-1-1 0 0,1 0 1 0 0,0 1 0 0 0,-1-1-1 0 0,1 1 1 0 0,-1-1 0 0 0,0 1-1 0 0,0 0 1 0 0,1-1 0 0 0,-1 1-1 0 0,0 0 1 0 0,0 0 0 0 0,0 2 0 0 0,2 6-1242 0 0</inkml:trace>
  <inkml:trace contextRef="#ctx0" brushRef="#br0" timeOffset="2084.48">7489 1156 919 0 0,'0'3'-277'0'0,"-5"32"1305"0"0,0 22 8634 0 0,5-47-7277 0 0,0 0 0 0 0,1 0 0 0 0,3 16 0 0 0,8 6-1572 0 0,-11-31-730 0 0,0 1 0 0 0,0-1 0 0 0,0 1 0 0 0,0-1 1 0 0,1 1-1 0 0,-1-1 0 0 0,0 0 0 0 0,1 0 0 0 0,-1 0 1 0 0,1 0-1 0 0,-1 0 0 0 0,1 0 0 0 0,-1 0 1 0 0,1 0-1 0 0,0-1 0 0 0,-1 1 0 0 0,1 0 0 0 0,0-1 1 0 0,0 0-1 0 0,-1 1 0 0 0,1-1 0 0 0,0 0 1 0 0,0 0-1 0 0,0 0 0 0 0,-1 0 0 0 0,1 0 0 0 0,0 0 1 0 0,0-1-1 0 0,0 1 0 0 0,-1-1 0 0 0,1 1 0 0 0,0-1 1 0 0,2-1-1 0 0,4-1 66 0 0,0-1 0 0 0,0-1 0 0 0,0 1-1 0 0,-1-1 1 0 0,11-9 0 0 0,-14 10-85 0 0,0 0 0 0 0,-1 0 0 0 0,1 0 0 0 0,-1-1-1 0 0,0 1 1 0 0,0-1 0 0 0,-1 1 0 0 0,1-1 0 0 0,-1 0 0 0 0,0 0 0 0 0,1-7 0 0 0,-2 11-58 0 0,-1-1-1 0 0,1 1 1 0 0,-1 0 0 0 0,0-1 0 0 0,1 0 0 0 0,-1 1 0 0 0,0-1 0 0 0,0 1 0 0 0,0-1 0 0 0,0 1 0 0 0,0-1 0 0 0,-1 1 0 0 0,1-1 0 0 0,0 1 0 0 0,-1-1-1 0 0,1 1 1 0 0,-1-1 0 0 0,0 1 0 0 0,1-1 0 0 0,-1 1 0 0 0,0 0 0 0 0,0 0 0 0 0,0-1 0 0 0,0 1 0 0 0,0 0 0 0 0,0 0 0 0 0,0 0 0 0 0,0 0-1 0 0,0 0 1 0 0,0 0 0 0 0,-1 0 0 0 0,1 0 0 0 0,0 0 0 0 0,-1 1 0 0 0,1-1 0 0 0,-1 1 0 0 0,1-1 0 0 0,-1 1 0 0 0,1-1 0 0 0,-1 1 0 0 0,1 0-1 0 0,-3-1 1 0 0,-1 1 2 0 0,0 0 0 0 0,0 1 0 0 0,0-1 0 0 0,0 1 0 0 0,0 0-1 0 0,1 0 1 0 0,-1 0 0 0 0,0 1 0 0 0,0 0 0 0 0,1 0 0 0 0,-1 0 0 0 0,-6 4-1 0 0,-1 2 24 0 0,0 0-1 0 0,1 1 1 0 0,-13 12-1 0 0,16-12 13 0 0,0 0 0 0 0,1 1-1 0 0,0 0 1 0 0,1 1 0 0 0,0 0-1 0 0,0 0 1 0 0,1 0 0 0 0,1 0-1 0 0,-5 15 1 0 0,9-25-33 0 0,0-1 0 0 0,-1 1 0 0 0,1 0-1 0 0,0 0 1 0 0,0 0 0 0 0,0 0 0 0 0,0-1 0 0 0,0 1 0 0 0,0 0 0 0 0,0 0-1 0 0,0 0 1 0 0,0 0 0 0 0,0-1 0 0 0,0 1 0 0 0,0 0 0 0 0,0 0 0 0 0,1 0-1 0 0,-1-1 1 0 0,0 1 0 0 0,1 0 0 0 0,-1 0 0 0 0,1-1 0 0 0,-1 1-1 0 0,1 0 1 0 0,-1-1 0 0 0,1 1 0 0 0,-1 0 0 0 0,1-1 0 0 0,-1 1 0 0 0,1-1-1 0 0,0 1 1 0 0,-1-1 0 0 0,1 1 0 0 0,0-1 0 0 0,0 1 0 0 0,-1-1 0 0 0,1 0-1 0 0,0 1 1 0 0,0-1 0 0 0,1 0 0 0 0,0 1-11 0 0,0-1 1 0 0,1 0-1 0 0,-1 0 1 0 0,0 0-1 0 0,0 0 1 0 0,0 0 0 0 0,0 0-1 0 0,0-1 1 0 0,0 1-1 0 0,0-1 1 0 0,0 1-1 0 0,0-1 1 0 0,0 0-1 0 0,0 0 1 0 0,2-1-1 0 0,2-3-253 0 0,-1 0 0 0 0,0 0 0 0 0,0 0 0 0 0,7-10 0 0 0,-4 5-1613 0 0,2-2-6920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9:26.926"/>
    </inkml:context>
    <inkml:brush xml:id="br0">
      <inkml:brushProperty name="width" value="0.025" units="cm"/>
      <inkml:brushProperty name="height" value="0.025" units="cm"/>
      <inkml:brushProperty name="color" value="#5B2D90"/>
    </inkml:brush>
  </inkml:definitions>
  <inkml:trace contextRef="#ctx0" brushRef="#br0">245 73 6503 0 0,'-30'-24'786'0'0,"-16"-10"4925"0"0,43 32-5169 0 0,0 0 0 0 0,-1 0 0 0 0,1 1 0 0 0,-1-1 1 0 0,1 1-1 0 0,-1 0 0 0 0,0 0 0 0 0,1 0 0 0 0,-1 1 1 0 0,0-1-1 0 0,-6 1 0 0 0,7 0-356 0 0,0 1 0 0 0,0 0-1 0 0,-1 0 1 0 0,1 0 0 0 0,0 0 0 0 0,0 1 0 0 0,0-1 0 0 0,1 1 0 0 0,-1 0-1 0 0,0 0 1 0 0,1 0 0 0 0,-1 0 0 0 0,1 0 0 0 0,-1 0 0 0 0,1 1 0 0 0,0-1 0 0 0,0 1-1 0 0,0-1 1 0 0,1 1 0 0 0,-1 0 0 0 0,-1 3 0 0 0,-4 9 72 0 0,0 0 0 0 0,-8 29 0 0 0,13-38-108 0 0,-7 28-1 0 0,2 0 1 0 0,1 0-1 0 0,1 1 0 0 0,2 0 1 0 0,2 0-1 0 0,1 0 0 0 0,2 0 1 0 0,1 0-1 0 0,12 54 0 0 0,-12-77-141 0 0,0-1 0 0 0,0 0 0 0 0,1 0 0 0 0,1 0 0 0 0,11 20 0 0 0,-14-27-30 0 0,1 0 1 0 0,0-1-1 0 0,0 1 0 0 0,0 0 0 0 0,1-1 0 0 0,-1 0 1 0 0,1 0-1 0 0,0 0 0 0 0,0 0 0 0 0,0 0 0 0 0,0-1 1 0 0,0 1-1 0 0,1-1 0 0 0,-1-1 0 0 0,1 1 1 0 0,6 1-1 0 0,-8-2-393 0 0,11-4-654 0 0,43-11 459 0 0,-52 13 468 0 0,-1-1-1 0 0,0 1 0 0 0,0-1 0 0 0,0 0 0 0 0,8-5 0 0 0,13-11-821 0 0</inkml:trace>
  <inkml:trace contextRef="#ctx0" brushRef="#br0" timeOffset="405.44">452 393 5983 0 0,'-14'58'2801'0'0,"9"-38"-988"0"0,0 0-1 0 0,1 0 1 0 0,1 0-1 0 0,-1 27 1 0 0,4-42-1589 0 0,0 0 0 0 0,0 0 1 0 0,1 0-1 0 0,0 0 1 0 0,0 0-1 0 0,0-1 0 0 0,1 1 1 0 0,-1 0-1 0 0,1 0 0 0 0,0-1 1 0 0,0 1-1 0 0,1-1 0 0 0,0 0 1 0 0,-1 0-1 0 0,1 0 1 0 0,1 0-1 0 0,-1 0 0 0 0,0-1 1 0 0,1 1-1 0 0,0-1 0 0 0,0 0 1 0 0,7 4-1 0 0,-7-4-139 0 0,0-1-1 0 0,0 0 0 0 0,0-1 1 0 0,0 1-1 0 0,1-1 0 0 0,-1 0 1 0 0,0 0-1 0 0,1 0 0 0 0,-1 0 1 0 0,1-1-1 0 0,-1 0 1 0 0,1 0-1 0 0,-1 0 0 0 0,1 0 1 0 0,5-2-1 0 0,-2 0-43 0 0,-1 0-1 0 0,0 0 1 0 0,0-1 0 0 0,0 0-1 0 0,-1 0 1 0 0,1-1 0 0 0,-1 0-1 0 0,11-8 1 0 0,-8 4-45 0 0,0 0 1 0 0,-1 0 0 0 0,0 0-1 0 0,0-1 1 0 0,-1-1 0 0 0,0 1-1 0 0,-1-1 1 0 0,0 0 0 0 0,-1 0-1 0 0,0-1 1 0 0,0 1-1 0 0,2-13 1 0 0,-5 15-10 0 0,0-1 0 0 0,-1 0-1 0 0,0 1 1 0 0,0-1 0 0 0,-1 0 0 0 0,-1 0 0 0 0,1 1-1 0 0,-1-1 1 0 0,-4-14 0 0 0,4 20 2 0 0,1 0-1 0 0,-1 1 1 0 0,-1-1-1 0 0,1 0 1 0 0,0 0-1 0 0,-1 1 1 0 0,1-1-1 0 0,-1 1 1 0 0,0-1-1 0 0,0 1 1 0 0,0 0 0 0 0,0 0-1 0 0,0-1 1 0 0,0 1-1 0 0,-1 1 1 0 0,1-1-1 0 0,0 0 1 0 0,-1 1-1 0 0,0-1 1 0 0,1 1-1 0 0,-1 0 1 0 0,0 0 0 0 0,0 0-1 0 0,0 0 1 0 0,0 0-1 0 0,0 1 1 0 0,0-1-1 0 0,0 1 1 0 0,0 0-1 0 0,0 0 1 0 0,-3 0-1 0 0,0 0-42 0 0,-8 0-63 0 0,0 1-1 0 0,0 1 0 0 0,0 0 1 0 0,-22 6-1 0 0,34-7 26 0 0,-1-1-1 0 0,1 1 1 0 0,0 0 0 0 0,-1 0-1 0 0,1 0 1 0 0,0 0 0 0 0,0 0-1 0 0,0 1 1 0 0,0-1-1 0 0,0 1 1 0 0,1-1 0 0 0,-1 1-1 0 0,0-1 1 0 0,1 1-1 0 0,-1 0 1 0 0,1 0 0 0 0,-1 0-1 0 0,1 0 1 0 0,0 0 0 0 0,0 0-1 0 0,0 0 1 0 0,0 1-1 0 0,0-1 1 0 0,0 0 0 0 0,1 0-1 0 0,-1 1 1 0 0,1-1 0 0 0,0 1-1 0 0,-1-1 1 0 0,1 0-1 0 0,0 1 1 0 0,0-1 0 0 0,1 0-1 0 0,-1 1 1 0 0,1 3 0 0 0,2-1-1007 0 0,1 0-192 0 0</inkml:trace>
  <inkml:trace contextRef="#ctx0" brushRef="#br0" timeOffset="406.44">872 406 2303 0 0,'-1'23'1923'0'0,"1"1"0"0"0,0 0-1 0 0,2-1 1 0 0,1 0 0 0 0,1 1-1 0 0,1-1 1 0 0,0 0 0 0 0,11 23-1 0 0,-16-46-1888 0 0,0 0 0 0 0,0 0 0 0 0,0 0 0 0 0,0 0 0 0 0,0 0 0 0 0,0 0 0 0 0,0 1 0 0 0,0-1 0 0 0,0 0 0 0 0,0 0 0 0 0,0 0 0 0 0,0 0 0 0 0,1 0 0 0 0,-1 0 0 0 0,0 0 0 0 0,0 0 0 0 0,0 0 0 0 0,0 1 0 0 0,0-1 0 0 0,0 0 0 0 0,0 0 0 0 0,1 0 0 0 0,-1 0 0 0 0,0 0 0 0 0,0 0 0 0 0,0 0 0 0 0,0 0 0 0 0,0 0 0 0 0,1 0 0 0 0,-1 0 0 0 0,0 0 0 0 0,0 0 0 0 0,0 0 0 0 0,0 0-1 0 0,0 0 1 0 0,0 0 0 0 0,1 0 0 0 0,-1 0 0 0 0,0 0 0 0 0,0-1 0 0 0,0 1 0 0 0,0 0 0 0 0,0 0 0 0 0,0 0 0 0 0,0 0 0 0 0,1 0 0 0 0,-1 0 0 0 0,0 0 0 0 0,0 0 0 0 0,0-1 0 0 0,8-8 658 0 0,5-13-350 0 0,-13 22-304 0 0,1-2-13 0 0,11-21 304 0 0,0 1 0 0 0,31-39 0 0 0,-39 55-284 0 0,1 1 0 0 0,-1 0 1 0 0,1 0-1 0 0,1 0 0 0 0,-1 1 1 0 0,1 0-1 0 0,-1 0 0 0 0,1 0 0 0 0,1 1 1 0 0,-1 0-1 0 0,0 0 0 0 0,1 0 1 0 0,-1 1-1 0 0,1 0 0 0 0,13-2 0 0 0,-5 2-19 0 0,-13 1-5 0 0,1 1 0 0 0,-1-1 0 0 0,0 1 0 0 0,1 0 0 0 0,-1-1 0 0 0,0 1 0 0 0,1 0 0 0 0,-1 1 0 0 0,0-1 0 0 0,1 0 0 0 0,-1 1 0 0 0,0-1 0 0 0,0 1 0 0 0,1-1 0 0 0,-1 1 0 0 0,0 0 0 0 0,0 0 0 0 0,0 0 0 0 0,0 1 0 0 0,0-1 0 0 0,0 0 0 0 0,0 1 0 0 0,2 1 0 0 0,-1 1 44 0 0,1 0 0 0 0,-1-1 0 0 0,1 1 0 0 0,-1 0 0 0 0,-1 1 1 0 0,1-1-1 0 0,0 0 0 0 0,-1 1 0 0 0,0 0 0 0 0,0-1 0 0 0,0 1 0 0 0,-1 0 1 0 0,2 7-1 0 0,-2 2 56 0 0,0 1 0 0 0,0 0 1 0 0,-3 18-1 0 0,1-23-165 0 0,1 0-1 0 0,-1 0 1 0 0,2 0-1 0 0,-1 0 1 0 0,1 1 0 0 0,1-1-1 0 0,0 0 1 0 0,0 0-1 0 0,4 9 1 0 0,-5-18 1 0 0,-1 0 0 0 0,0 0 0 0 0,1-1 0 0 0,-1 1-1 0 0,0 0 1 0 0,1 0 0 0 0,-1-1 0 0 0,1 1 0 0 0,0 0 0 0 0,-1-1 0 0 0,1 1 0 0 0,-1-1 0 0 0,1 1-1 0 0,0-1 1 0 0,0 1 0 0 0,-1-1 0 0 0,1 1 0 0 0,0-1 0 0 0,0 0 0 0 0,-1 1 0 0 0,1-1-1 0 0,0 0 1 0 0,0 1 0 0 0,0-1 0 0 0,0 0 0 0 0,-1 0 0 0 0,1 0 0 0 0,0 0 0 0 0,0 0-1 0 0,0 0 1 0 0,0 0 0 0 0,0 0 0 0 0,-1-1 0 0 0,2 1 0 0 0,0-1-275 0 0,1 0 1 0 0,-1 0 0 0 0,0 0-1 0 0,0 0 1 0 0,1-1 0 0 0,-1 1-1 0 0,0 0 1 0 0,-1-1 0 0 0,1 0 0 0 0,0 0-1 0 0,2-2 1 0 0,3-5-7078 0 0</inkml:trace>
  <inkml:trace contextRef="#ctx0" brushRef="#br0" timeOffset="748.21">1580 296 5839 0 0,'0'3'517'0'0,"0"-1"0"0"0,-1 1 0 0 0,1 0-1 0 0,-1-1 1 0 0,0 1 0 0 0,1-1-1 0 0,-1 1 1 0 0,0-1 0 0 0,-1 1 0 0 0,1-1-1 0 0,0 0 1 0 0,-1 0 0 0 0,1 1 0 0 0,-4 2-1 0 0,-32 28 6802 0 0,3-2-5724 0 0,25-19-1299 0 0,0 1 0 0 0,0 1-1 0 0,1-1 1 0 0,1 1 0 0 0,0 1 0 0 0,1-1 0 0 0,1 1 0 0 0,-7 30-1 0 0,10-34-204 0 0,0 1-1 0 0,0-1 1 0 0,1 1-1 0 0,1 0 1 0 0,0 0 0 0 0,1-1-1 0 0,0 1 1 0 0,1 0-1 0 0,0-1 1 0 0,0 1-1 0 0,2-1 1 0 0,7 19-1 0 0,-9-25-137 0 0,1-1-1 0 0,-1 0 1 0 0,1 0-1 0 0,0 0 1 0 0,0 0 0 0 0,1 0-1 0 0,-1-1 1 0 0,1 0-1 0 0,0 1 1 0 0,0-1 0 0 0,0 0-1 0 0,0-1 1 0 0,1 1-1 0 0,-1-1 1 0 0,1 0 0 0 0,-1 0-1 0 0,1 0 1 0 0,0-1-1 0 0,-1 0 1 0 0,1 0 0 0 0,0 0-1 0 0,0 0 1 0 0,0-1-1 0 0,0 1 1 0 0,7-2-1 0 0,2-4-396 0 0,43-20-20 0 0,-28 8-74 0 0,-9 1-33 0 0</inkml:trace>
  <inkml:trace contextRef="#ctx0" brushRef="#br0" timeOffset="1132.76">1863 67 11975 0 0,'0'1'340'0'0,"0"0"0"0"0,-1 0 1 0 0,1 0-1 0 0,0 0 0 0 0,0-1 0 0 0,0 1 0 0 0,-1 0 0 0 0,1 0 0 0 0,0 0 0 0 0,0 0 0 0 0,0 0 0 0 0,0 0 0 0 0,0 0 0 0 0,1-1 0 0 0,-1 1 0 0 0,0 0 0 0 0,0 0 1 0 0,1 1-1 0 0,5 27 1899 0 0,-5-24-1540 0 0,54 400 3469 0 0,-52-361-4382 0 0,-2-17-422 0 0,8 41 0 0 0,-8-60 539 0 0,1-1-1 0 0,0 0 0 0 0,0 0 0 0 0,1 0 1 0 0,0 0-1 0 0,0 0 0 0 0,1 0 0 0 0,0-1 0 0 0,0 0 1 0 0,7 8-1 0 0,-3-7-1871 0 0,2-4-5645 0 0</inkml:trace>
  <inkml:trace contextRef="#ctx0" brushRef="#br0" timeOffset="1500.42">2135 560 8431 0 0,'0'9'850'0'0,"1"0"1"0"0,1-1-1 0 0,0 1 0 0 0,0-1 0 0 0,1 1 0 0 0,0-1 0 0 0,0 0 0 0 0,1 0 0 0 0,0-1 0 0 0,0 1 0 0 0,1-1 1 0 0,0 0-1 0 0,0 0 0 0 0,10 10 0 0 0,-9-11-641 0 0,-1-1 1 0 0,1 0-1 0 0,0 0 0 0 0,1-1 1 0 0,11 7-1 0 0,-15-10-184 0 0,0 1 0 0 0,0-1-1 0 0,0 1 1 0 0,1-1 0 0 0,-1 0 0 0 0,0 0-1 0 0,1-1 1 0 0,-1 1 0 0 0,1-1 0 0 0,-1 0-1 0 0,1 1 1 0 0,-1-2 0 0 0,1 1 0 0 0,-1 0-1 0 0,1-1 1 0 0,-1 1 0 0 0,7-3 0 0 0,-6 1 1 0 0,0 0 0 0 0,0-1 0 0 0,0 1 0 0 0,0-1 0 0 0,-1 1 0 0 0,1-1 0 0 0,-1-1 0 0 0,0 1 0 0 0,0 0 1 0 0,0-1-1 0 0,0 1 0 0 0,3-6 0 0 0,0-1 41 0 0,-1-1 0 0 0,1-1 0 0 0,-2 1 0 0 0,0-1 0 0 0,0 1 1 0 0,-1-1-1 0 0,0 0 0 0 0,-1-1 0 0 0,1-15 0 0 0,-3 24-48 0 0,0-2 13 0 0,1 0-1 0 0,-1-1 1 0 0,0 1 0 0 0,0 0 0 0 0,-1-1-1 0 0,0 1 1 0 0,0 0 0 0 0,0 0 0 0 0,-1 0 0 0 0,0 0-1 0 0,-5-11 1 0 0,-6 3-21 0 0,13 14-59 0 0,0 0 1 0 0,1 1 0 0 0,-1-1-1 0 0,0 0 1 0 0,0 0-1 0 0,0 0 1 0 0,0 1 0 0 0,0-1-1 0 0,0 0 1 0 0,0 0 0 0 0,-1 0-1 0 0,1 1 1 0 0,0-1-1 0 0,0 0 1 0 0,0 0 0 0 0,0 0-1 0 0,0 1 1 0 0,0-1 0 0 0,0 0-1 0 0,0 0 1 0 0,0 0-1 0 0,-1 1 1 0 0,1-1 0 0 0,0 0-1 0 0,0 0 1 0 0,0 0 0 0 0,0 0-1 0 0,-1 0 1 0 0,1 1-1 0 0,0-1 1 0 0,0 0 0 0 0,0 0-1 0 0,0 0 1 0 0,-1 0 0 0 0,1 0-1 0 0,0 0 1 0 0,0 0-1 0 0,-1 0 1 0 0,1 0 0 0 0,0 0-1 0 0,0 0 1 0 0,0 0 0 0 0,-1 0-1 0 0,1 0 1 0 0,0 0-1 0 0,0 0 1 0 0,0 0 0 0 0,-1 0-1 0 0,1 0 1 0 0,0 0 0 0 0,0 0-1 0 0,0 0 1 0 0,-1 0-1 0 0,1 0 1 0 0,0 0 0 0 0,0-1-1 0 0,0 1 1 0 0,-1 0 0 0 0,1 0-1 0 0,0 0 1 0 0,0-1 0 0 0,1 8-7667 0 0</inkml:trace>
  <inkml:trace contextRef="#ctx0" brushRef="#br0" timeOffset="1853.97">2740 425 6447 0 0,'-2'2'729'0'0,"1"-1"-1"0"0,-1 0 1 0 0,1 0 0 0 0,0 0-1 0 0,-1 0 1 0 0,0 0-1 0 0,1-1 1 0 0,-1 1-1 0 0,1 0 1 0 0,-1-1-1 0 0,0 1 1 0 0,0-1-1 0 0,-1 1 1 0 0,-25-1 3505 0 0,25-1-4065 0 0,0 1 0 0 0,1 0 0 0 0,-1 0 0 0 0,0 0 0 0 0,0 0 0 0 0,0 0 0 0 0,0 1 0 0 0,0-1 0 0 0,0 1 0 0 0,0 0 0 0 0,0 0 0 0 0,0 0 0 0 0,-4 2 0 0 0,4 0-148 0 0,0 0 0 0 0,0 0 0 0 0,0 0 0 0 0,0 0 0 0 0,1 1 0 0 0,-1 0 1 0 0,1-1-1 0 0,0 1 0 0 0,0 0 0 0 0,0 0 0 0 0,1 0 0 0 0,-1 0 0 0 0,1 0 0 0 0,0 0 0 0 0,0 1 0 0 0,1-1 0 0 0,-1 0 0 0 0,1 9 0 0 0,0 1 42 0 0,0 0-1 0 0,1 0 0 0 0,1 0 1 0 0,5 21-1 0 0,-7-34-61 0 0,1 1 0 0 0,-1 0 1 0 0,1 0-1 0 0,-1-1 0 0 0,1 1 0 0 0,0-1 0 0 0,0 1 0 0 0,-1 0 0 0 0,1-1 1 0 0,0 1-1 0 0,0-1 0 0 0,0 0 0 0 0,1 1 0 0 0,-1-1 0 0 0,0 0 1 0 0,1 0-1 0 0,-1 0 0 0 0,0 0 0 0 0,1 0 0 0 0,-1 0 0 0 0,1 0 0 0 0,-1 0 1 0 0,1 0-1 0 0,0-1 0 0 0,-1 1 0 0 0,1-1 0 0 0,0 1 0 0 0,0-1 0 0 0,-1 0 1 0 0,1 0-1 0 0,3 0 0 0 0,3 0 10 0 0,1-1 0 0 0,0-1 1 0 0,0 0-1 0 0,-1 0 0 0 0,12-4 0 0 0,17-5 18 0 0,-35 11-18 0 0,-1 0 0 0 0,0-1 0 0 0,0 1 0 0 0,1 0 0 0 0,-1 0 0 0 0,0 0 0 0 0,1 0-1 0 0,-1 0 1 0 0,0 0 0 0 0,0 0 0 0 0,1 1 0 0 0,-1-1 0 0 0,0 0 0 0 0,0 1 0 0 0,1-1-1 0 0,-1 1 1 0 0,0-1 0 0 0,0 1 0 0 0,0-1 0 0 0,0 1 0 0 0,0 0 0 0 0,0 0 0 0 0,0-1-1 0 0,0 1 1 0 0,0 0 0 0 0,0 0 0 0 0,0 1 0 0 0,0 0 18 0 0,0 0-1 0 0,0 1 1 0 0,-1-1-1 0 0,0 0 1 0 0,1 0 0 0 0,-1 1-1 0 0,0-1 1 0 0,0 0 0 0 0,0 0-1 0 0,0 1 1 0 0,0-1 0 0 0,-1 0-1 0 0,1 0 1 0 0,-1 1-1 0 0,0 1 1 0 0,-5 14-89 0 0,0 0-1 0 0,-1-1 1 0 0,-1 0-1 0 0,-1 0 0 0 0,0-1 1 0 0,-1 0-1 0 0,-1 0 1 0 0,0-1-1 0 0,-25 24 1 0 0,36-39 27 0 0,0 1 1 0 0,0-1-1 0 0,0 0 1 0 0,-1 1-1 0 0,1-1 1 0 0,0 0-1 0 0,0 0 1 0 0,0 1-1 0 0,-1-1 1 0 0,1 0-1 0 0,0 0 1 0 0,-1 0-1 0 0,1 1 1 0 0,0-1-1 0 0,-1 0 1 0 0,1 0-1 0 0,0 0 1 0 0,-1 0-1 0 0,1 1 1 0 0,0-1-1 0 0,-1 0 1 0 0,1 0-1 0 0,0 0 1 0 0,-1 0-1 0 0,1 0 1 0 0,0 0-1 0 0,-1 0 0 0 0,1 0 1 0 0,0 0-1 0 0,-1 0 1 0 0,1 0-1 0 0,-1-1 1 0 0,1 1-1 0 0,0 0 1 0 0,-1 0-1 0 0,1 0 1 0 0,-1-1-142 0 0,1 0 0 0 0,0 1-1 0 0,-1-1 1 0 0,1 0 0 0 0,0 1 0 0 0,0-1 0 0 0,-1 0-1 0 0,1 0 1 0 0,0 1 0 0 0,0-1 0 0 0,0 0 0 0 0,0 1 0 0 0,0-1-1 0 0,0 0 1 0 0,0 0 0 0 0,0-1 0 0 0,3-7-7121 0 0</inkml:trace>
  <inkml:trace contextRef="#ctx0" brushRef="#br0" timeOffset="2214.19">3020 456 11055 0 0,'-8'37'1843'0'0,"2"1"0"0"0,1 0 0 0 0,3 0 0 0 0,1 0 0 0 0,1 0 0 0 0,3 0 0 0 0,10 58 0 0 0,-11-81-1944 0 0,-2-11 50 0 0,0-1-1 0 0,0 1 0 0 0,1-1 1 0 0,-1 0-1 0 0,1 0 1 0 0,0 1-1 0 0,0-1 0 0 0,0 0 1 0 0,0 0-1 0 0,1 0 1 0 0,2 4-1 0 0,-4-7 25 0 0,0 0-1 0 0,0 0 1 0 0,0 0 0 0 0,0 0 0 0 0,1 0-1 0 0,-1 0 1 0 0,0 0 0 0 0,0 0-1 0 0,0 0 1 0 0,1 0 0 0 0,-1 0-1 0 0,0 0 1 0 0,0 0 0 0 0,0 0-1 0 0,0 0 1 0 0,1 0 0 0 0,-1 0-1 0 0,0 0 1 0 0,0 0 0 0 0,0 0 0 0 0,0 0-1 0 0,0-1 1 0 0,1 1 0 0 0,-1 0-1 0 0,0 0 1 0 0,0 0 0 0 0,0 0-1 0 0,0 0 1 0 0,0 0 0 0 0,0-1-1 0 0,1 1 1 0 0,-1 0 0 0 0,0 0-1 0 0,0 0 1 0 0,0 0 0 0 0,0 0 0 0 0,0-1-1 0 0,0 1 1 0 0,0 0 0 0 0,0 0-1 0 0,0 0 1 0 0,0 0 0 0 0,0-1-1 0 0,0 1 1 0 0,3-8-2213 0 0,-1-2-5595 0 0</inkml:trace>
  <inkml:trace contextRef="#ctx0" brushRef="#br0" timeOffset="2215.19">2961 452 455 0 0,'0'1'0'0'0,"0"0"0"0"0,1-1 0 0 0,1 0 736 0 0,-1-1 96 0 0,3 1 32 0 0,2-1 0 0 0,4-1-512 0 0,1-3-96 0 0,1-2-16 0 0,1 0-8 0 0,-1 0-232 0 0,2-3 0 0 0,0-1 0 0 0,0 0 0 0 0,-1 1 0 0 0</inkml:trace>
  <inkml:trace contextRef="#ctx0" brushRef="#br0" timeOffset="2617.99">3201 513 2759 0 0,'0'6'-215'0'0,"0"43"1615"0"0,6 29 6347 0 0,-4-65-5855 0 0,0 0-1 0 0,1 1 1 0 0,9 20-1 0 0,-9-27-1675 0 0,0 0 0 0 0,0-1-1 0 0,1 0 1 0 0,7 10-1 0 0,-10-14-157 0 0,1 0-1 0 0,0 0 1 0 0,0 0 0 0 0,0 0-1 0 0,0 0 1 0 0,0-1-1 0 0,0 1 1 0 0,0 0 0 0 0,1-1-1 0 0,-1 0 1 0 0,0 1-1 0 0,1-1 1 0 0,0 0 0 0 0,-1 0-1 0 0,1-1 1 0 0,-1 1-1 0 0,1 0 1 0 0,0-1 0 0 0,0 0-1 0 0,-1 1 1 0 0,1-1-1 0 0,0 0 1 0 0,-1-1 0 0 0,1 1-1 0 0,0 0 1 0 0,0-1-1 0 0,-1 1 1 0 0,1-1 0 0 0,-1 0-1 0 0,1 0 1 0 0,0 0 0 0 0,-1 0-1 0 0,0-1 1 0 0,1 1-1 0 0,-1-1 1 0 0,4-2 0 0 0,-1 0-45 0 0,1-1 0 0 0,-1 1 0 0 0,-1-1 0 0 0,1 0 0 0 0,-1 0 0 0 0,0 0 0 0 0,0-1 0 0 0,0 0 0 0 0,-1 1 0 0 0,0-1 1 0 0,0 0-1 0 0,0-1 0 0 0,3-11 0 0 0,-5 15-9 0 0,0 0 0 0 0,-1 0 0 0 0,1-1 0 0 0,-1 1-1 0 0,0 0 1 0 0,0 0 0 0 0,0 0 0 0 0,0 0 0 0 0,-1 0 0 0 0,1 0 0 0 0,-1 0 0 0 0,0-1 0 0 0,1 1 0 0 0,-2 1 0 0 0,1-1 0 0 0,0 0 0 0 0,0 0 0 0 0,-1 0-1 0 0,0 1 1 0 0,1-1 0 0 0,-1 0 0 0 0,0 1 0 0 0,0 0 0 0 0,-1-1 0 0 0,1 1 0 0 0,0 0 0 0 0,-1 0 0 0 0,1 0 0 0 0,-1 1 0 0 0,0-1 0 0 0,1 1 0 0 0,-1-1 0 0 0,0 1-1 0 0,0 0 1 0 0,0 0 0 0 0,0 0 0 0 0,-5-1 0 0 0,-2 1 4 0 0,0 1 1 0 0,-1-1-1 0 0,1 1 0 0 0,0 1 1 0 0,0 0-1 0 0,0 1 0 0 0,-1-1 1 0 0,-17 7-1 0 0,40-10-2137 0 0,-5-1 807 0 0</inkml:trace>
  <inkml:trace contextRef="#ctx0" brushRef="#br0" timeOffset="3019.35">3512 549 2759 0 0,'2'19'2404'0'0,"1"-1"0"0"0,0 0 0 0 0,2 0 0 0 0,0 0-1 0 0,0-1 1 0 0,17 34 0 0 0,-22-51-2377 0 0,1 1-1 0 0,-1-1 1 0 0,0 1 0 0 0,0-1 0 0 0,1 0 0 0 0,-1 1-1 0 0,0-1 1 0 0,0 0 0 0 0,1 1 0 0 0,-1-1-1 0 0,0 0 1 0 0,1 0 0 0 0,-1 1 0 0 0,1-1 0 0 0,-1 0-1 0 0,0 0 1 0 0,1 1 0 0 0,-1-1 0 0 0,1 0 0 0 0,-1 0-1 0 0,0 0 1 0 0,1 0 0 0 0,-1 0 0 0 0,1 0-1 0 0,-1 0 1 0 0,1 0 0 0 0,-1 0 0 0 0,1 0 0 0 0,-1 0-1 0 0,0 0 1 0 0,1 0 0 0 0,-1 0 0 0 0,1 0 0 0 0,-1 0-1 0 0,1-1 1 0 0,-1 1 0 0 0,0 0 0 0 0,1 0-1 0 0,-1 0 1 0 0,0-1 0 0 0,1 1 0 0 0,-1 0 0 0 0,1 0-1 0 0,-1-1 1 0 0,0 1 0 0 0,0 0 0 0 0,1-1 0 0 0,-1 1-1 0 0,0-1 1 0 0,0 1 0 0 0,1 0 0 0 0,-1-1-1 0 0,19-30 1692 0 0,-11 18-1290 0 0,2 1-296 0 0,0 0-1 0 0,0 1 1 0 0,1 0-1 0 0,0 1 1 0 0,1 0-1 0 0,0 1 1 0 0,1 0 0 0 0,19-10-1 0 0,-30 18-72 0 0,1 0-1 0 0,-1 1 1 0 0,0-1 0 0 0,1 0-1 0 0,-1 1 1 0 0,1 0-1 0 0,-1-1 1 0 0,1 1 0 0 0,-1 0-1 0 0,1 0 1 0 0,-1 1-1 0 0,1-1 1 0 0,-1 0 0 0 0,1 1-1 0 0,-1-1 1 0 0,0 1-1 0 0,1 0 1 0 0,1 1 0 0 0,0 0 2 0 0,-1 0-1 0 0,0 1 1 0 0,0-1 0 0 0,0 0 0 0 0,0 1 0 0 0,-1 0 0 0 0,1 0 0 0 0,-1 0-1 0 0,1 0 1 0 0,2 6 0 0 0,1 2 25 0 0,-1 0-1 0 0,-1 0 1 0 0,0 0-1 0 0,0 1 0 0 0,-1 0 1 0 0,2 16-1 0 0,-1 29 94 0 0,-4-44-164 0 0,1 0 0 0 0,0 0 0 0 0,1 0 0 0 0,0 0 0 0 0,1 0 0 0 0,0 0 0 0 0,7 14 0 0 0,-10-26-30 0 0,1 1 0 0 0,-1-1 1 0 0,1 0-1 0 0,-1 0 0 0 0,1 0 0 0 0,0 0 0 0 0,-1 0 1 0 0,1 0-1 0 0,0 0 0 0 0,0 0 0 0 0,0 0 0 0 0,0-1 0 0 0,0 1 1 0 0,0 0-1 0 0,0 0 0 0 0,0-1 0 0 0,1 1 0 0 0,-1-1-18 0 0,0 0-1 0 0,-1 0 1 0 0,1 0 0 0 0,0 0-1 0 0,-1 0 1 0 0,1 0-1 0 0,-1 0 1 0 0,1 0-1 0 0,0 0 1 0 0,-1 0 0 0 0,1-1-1 0 0,-1 1 1 0 0,1 0-1 0 0,0-1 1 0 0,-1 1-1 0 0,1 0 1 0 0,-1-1 0 0 0,1 1-1 0 0,-1 0 1 0 0,1-1-1 0 0,-1 1 1 0 0,0-1-1 0 0,1 0 1 0 0,2-3-427 0 0,-1 0 0 0 0,1 0 0 0 0,-1 0 0 0 0,-1 0 0 0 0,1 0 0 0 0,0-1 0 0 0,1-6 0 0 0,0-7-7607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9:24.126"/>
    </inkml:context>
    <inkml:brush xml:id="br0">
      <inkml:brushProperty name="width" value="0.025" units="cm"/>
      <inkml:brushProperty name="height" value="0.025" units="cm"/>
      <inkml:brushProperty name="color" value="#5B2D90"/>
    </inkml:brush>
  </inkml:definitions>
  <inkml:trace contextRef="#ctx0" brushRef="#br0">101 109 13823 0 0,'-4'2'676'0'0,"0"1"0"0"0,1 0 0 0 0,-1 0 1 0 0,1 0-1 0 0,0 1 0 0 0,0-1 0 0 0,0 1 0 0 0,0 0 0 0 0,1 0 0 0 0,-4 7 0 0 0,3-5-247 0 0,1 1 0 0 0,0 0 0 0 0,0 0 0 0 0,0 0-1 0 0,1 0 1 0 0,-1 9 0 0 0,2 8-299 0 0,1 0-1 0 0,0 1 0 0 0,7 27 1 0 0,-3-15 536 0 0,2 18-519 0 0,-3-12-338 0 0,1-1 0 0 0,3 0 0 0 0,20 66-1 0 0,-21-98-895 0 0,-7-10 1026 0 0,0 0 1 0 0,0 0-1 0 0,0 1 1 0 0,0-1-1 0 0,0 0 0 0 0,0 0 1 0 0,0 0-1 0 0,0 0 1 0 0,1 0-1 0 0,-1 0 1 0 0,0 0-1 0 0,0 0 1 0 0,0 1-1 0 0,0-1 1 0 0,0 0-1 0 0,1 0 1 0 0,-1 0-1 0 0,0 0 1 0 0,0 0-1 0 0,0 0 1 0 0,0 0-1 0 0,1 0 0 0 0,-1 0 1 0 0,0 0-1 0 0,0 0 1 0 0,0 0-1 0 0,0 0 1 0 0,0 0-1 0 0,1 0 1 0 0,-1 0-1 0 0,0 0 1 0 0,0 0-1 0 0,0 0 1 0 0,0-1-1 0 0,0 1 1 0 0,1 0-1 0 0,-1 0 0 0 0,0 0 1 0 0,0 0-1 0 0,0 0 1 0 0,0 0-1 0 0,0 0 1 0 0,0 0-1 0 0,1 0 1 0 0,-1-1-1 0 0,0 1 1 0 0,0 0-1 0 0,0 0 1 0 0,0 0-1 0 0,0 0 1 0 0,0 0-1 0 0,0-1 1 0 0,0 1-1 0 0,0 0 0 0 0,0 0 1 0 0,0 0-1 0 0,0 0 1 0 0,0-1-1 0 0,0 1 1 0 0,0 0-1 0 0,0 0 1 0 0,0 0-1 0 0,0 0 1 0 0,0 0-1 0 0,0-1 1 0 0,0 1-1 0 0,0 0 1 0 0,1-5-7118 0 0</inkml:trace>
  <inkml:trace contextRef="#ctx0" brushRef="#br0" timeOffset="571.09">10 131 8751 0 0,'-1'-3'385'0'0,"-1"0"1"0"0,1 0-1 0 0,0 0 0 0 0,0 0 0 0 0,0 0 0 0 0,0 0 0 0 0,1-1 0 0 0,-1 1 0 0 0,1 0 0 0 0,0 0 0 0 0,0-1 0 0 0,0 1 0 0 0,0 0 1 0 0,1 0-1 0 0,-1-1 0 0 0,1 1 0 0 0,0 0 0 0 0,-1 0 0 0 0,2 0 0 0 0,-1 0 0 0 0,0 0 0 0 0,1 0 0 0 0,-1 0 0 0 0,1 0 0 0 0,0 1 1 0 0,0-1-1 0 0,0 1 0 0 0,0-1 0 0 0,0 1 0 0 0,1 0 0 0 0,-1-1 0 0 0,5-1 0 0 0,0-1-200 0 0,0 1 0 0 0,0 0 0 0 0,1 1 1 0 0,0 0-1 0 0,-1 0 0 0 0,1 0 0 0 0,0 1 0 0 0,1 0 0 0 0,-1 1 0 0 0,0 0 0 0 0,0 0 0 0 0,11 1 0 0 0,-14 0-161 0 0,-1 0 1 0 0,0 1-1 0 0,0 0 0 0 0,0-1 0 0 0,0 1 0 0 0,0 1 0 0 0,-1-1 0 0 0,1 0 0 0 0,0 1 0 0 0,-1 0 1 0 0,1 0-1 0 0,0 0 0 0 0,-1 0 0 0 0,0 1 0 0 0,0-1 0 0 0,0 1 0 0 0,0 0 0 0 0,0 0 1 0 0,0 0-1 0 0,-1 0 0 0 0,1 1 0 0 0,-1-1 0 0 0,0 1 0 0 0,0-1 0 0 0,0 1 0 0 0,2 7 0 0 0,-1 2-16 0 0,0-1-1 0 0,-1 1 0 0 0,-1 1 0 0 0,0-1 0 0 0,0 0 1 0 0,-1 0-1 0 0,-1 0 0 0 0,-1 0 0 0 0,-2 15 0 0 0,-5 11-241 0 0,-22 65-1 0 0,26-90 20 0 0,0 0 0 0 0,-1 0 0 0 0,-1 0 0 0 0,0-1 0 0 0,-1 0-1 0 0,0-1 1 0 0,-1 1 0 0 0,-20 20 0 0 0,21-27-450 0 0,9-14 227 0 0,13-13 153 0 0,-2 12 504 0 0,1 1 1 0 0,-1 0-1 0 0,1 0 0 0 0,0 1 1 0 0,1 1-1 0 0,0 1 0 0 0,0 0 0 0 0,0 0 1 0 0,0 1-1 0 0,19-2 0 0 0,-31 6-197 0 0,0-1 1 0 0,-1 1-1 0 0,1 0 0 0 0,0 0 0 0 0,0 0 0 0 0,0 0 0 0 0,0 0 1 0 0,0 1-1 0 0,-1-1 0 0 0,1 0 0 0 0,0 1 0 0 0,0-1 1 0 0,-1 1-1 0 0,1 0 0 0 0,0 0 0 0 0,0-1 0 0 0,-1 1 1 0 0,1 0-1 0 0,-1 0 0 0 0,1 1 0 0 0,-1-1 0 0 0,2 2 1 0 0,-1-1-10 0 0,-1 1 1 0 0,1-1-1 0 0,-1 1 1 0 0,1 0-1 0 0,-1 0 1 0 0,0 0-1 0 0,0 0 1 0 0,-1 0-1 0 0,1 0 1 0 0,0 0-1 0 0,-1 0 0 0 0,0 3 1 0 0,0 9 10 0 0,0 0-1 0 0,-1-1 1 0 0,-1 1 0 0 0,-6 19-1 0 0,6-23-17 0 0,-2 0 0 0 0,0 0 0 0 0,0 0 0 0 0,-1-1 0 0 0,0 0-1 0 0,-1 0 1 0 0,-12 16 0 0 0,14-20-4 0 0,-1 0 1 0 0,0 0-1 0 0,-1-1 0 0 0,0 0 0 0 0,0 0 1 0 0,0 0-1 0 0,0-1 0 0 0,-1 0 0 0 0,1 0 0 0 0,-1 0 1 0 0,0-1-1 0 0,-10 3 0 0 0,16-5-17 0 0,1-1 0 0 0,-1 0 0 0 0,0 1 0 0 0,0-1 1 0 0,0 0-1 0 0,0 0 0 0 0,0 1 0 0 0,0-1 0 0 0,1 0 0 0 0,-1 0 0 0 0,0 0 0 0 0,0 0 0 0 0,0 0 0 0 0,0 0 0 0 0,0-1 0 0 0,0 1 0 0 0,0 0 0 0 0,0 0 1 0 0,0-1-1 0 0,0 0-13 0 0,1 1 0 0 0,0 0 0 0 0,0-1 0 0 0,0 1 1 0 0,0-1-1 0 0,0 1 0 0 0,0-1 0 0 0,0 1 0 0 0,0-1 0 0 0,0 1 1 0 0,0-1-1 0 0,0 1 0 0 0,0-1 0 0 0,0 1 0 0 0,1-1 1 0 0,-1 1-1 0 0,0 0 0 0 0,0-1 0 0 0,0 1 0 0 0,1-1 0 0 0,-1 1 1 0 0,0 0-1 0 0,0-1 0 0 0,1 0 0 0 0,26-29-1353 0 0,-25 28 1314 0 0,8-8-1837 0 0,3-2-5262 0 0</inkml:trace>
  <inkml:trace contextRef="#ctx0" brushRef="#br0" timeOffset="1090.25">506 468 455 0 0,'-12'78'11582'0'0,"11"-69"-10212"0"0,1 1 1 0 0,0-1-1 0 0,0 0 0 0 0,1 1 0 0 0,1-1 0 0 0,2 12 1 0 0,-4-21-1336 0 0,0 1 1 0 0,0-1-1 0 0,0 1 1 0 0,0-1 0 0 0,0 1-1 0 0,1-1 1 0 0,-1 1-1 0 0,0-1 1 0 0,0 0 0 0 0,0 1-1 0 0,1-1 1 0 0,-1 1-1 0 0,0-1 1 0 0,0 0 0 0 0,1 1-1 0 0,-1-1 1 0 0,0 1 0 0 0,1-1-1 0 0,-1 0 1 0 0,0 0-1 0 0,1 1 1 0 0,-1-1 0 0 0,1 0-1 0 0,-1 1 1 0 0,1-1-1 0 0,0 0 1 0 0,7-8 521 0 0,5-24 8 0 0,-11 26-406 0 0,14-36 92 0 0,1 1-1 0 0,2 0 1 0 0,27-42 0 0 0,-41 76-247 0 0,0 0 1 0 0,0 1 0 0 0,0 0 0 0 0,1 0-1 0 0,0 0 1 0 0,1 1 0 0 0,-1 0-1 0 0,1 0 1 0 0,9-4 0 0 0,-13 7-154 0 0,0 0 0 0 0,1 1 0 0 0,0-1 0 0 0,-1 1 0 0 0,1 0 0 0 0,0 0 0 0 0,0 0 0 0 0,0 1 0 0 0,0-1 0 0 0,0 1 0 0 0,-1 0 0 0 0,1 0 0 0 0,0 0 0 0 0,0 1 0 0 0,0-1 0 0 0,0 1 0 0 0,0 0 0 0 0,-1 0 0 0 0,1 0 0 0 0,0 1 0 0 0,3 1 0 0 0,0 2-911 0 0</inkml:trace>
  <inkml:trace contextRef="#ctx0" brushRef="#br0" timeOffset="1091.25">923 381 10591 0 0,'0'10'2171'0'0,"1"0"-1"0"0,0-1 1 0 0,3 12-1 0 0,11 31 1290 0 0,0 7-2909 0 0,-9-28-560 0 0,8 37-768 0 0,1-25-4515 0 0,-11-34-1099 0 0</inkml:trace>
  <inkml:trace contextRef="#ctx0" brushRef="#br0" timeOffset="1465.44">896 302 4143 0 0,'-3'1'184'0'0,"2"-1"40"0"0,1-1-224 0 0,0 0 0 0 0,0-1 928 0 0,1-1 152 0 0,1-2 24 0 0,2-2 8 0 0,0-3-504 0 0,2-1-104 0 0,1 0-24 0 0,-1 0 0 0 0,3-1-936 0 0,-1 1-192 0 0,2-1-40 0 0,4 2-8 0 0</inkml:trace>
  <inkml:trace contextRef="#ctx0" brushRef="#br0" timeOffset="1827.99">1160 555 1375 0 0,'1'5'619'0'0,"1"-1"0"0"0,0 0 1 0 0,0 0-1 0 0,1 0 0 0 0,-1 0 0 0 0,1-1 0 0 0,0 1 0 0 0,0-1 0 0 0,0 1 0 0 0,0-1 0 0 0,1 0 0 0 0,-1 0 0 0 0,1-1 0 0 0,0 1 0 0 0,6 3 0 0 0,-7-4-261 0 0,0-1 1 0 0,1 1-1 0 0,-1-1 1 0 0,0 0-1 0 0,1 1 1 0 0,-1-2-1 0 0,1 1 1 0 0,-1 0-1 0 0,1-1 1 0 0,-1 1-1 0 0,1-1 1 0 0,-1 0-1 0 0,1 0 1 0 0,-1-1-1 0 0,1 1 1 0 0,-1-1-1 0 0,1 0 1 0 0,-1 1-1 0 0,1-2 1 0 0,5-1 0 0 0,-1-3-227 0 0,0 0 0 0 0,0 0 1 0 0,0-1-1 0 0,-1 0 1 0 0,0 0-1 0 0,-1 0 0 0 0,0-1 1 0 0,0 0-1 0 0,0-1 0 0 0,7-14 1 0 0,-6 9 28 0 0,-1 1 0 0 0,-1-1 0 0 0,0-1-1 0 0,0 1 1 0 0,-2-1 0 0 0,3-22 0 0 0,-5 37-162 0 0,-1 0 0 0 0,0 0 0 0 0,0-1 0 0 0,0 1-1 0 0,0 0 1 0 0,0 0 0 0 0,0-1 0 0 0,0 1 0 0 0,0 0 0 0 0,0-1-1 0 0,0 1 1 0 0,0 0 0 0 0,0 0 0 0 0,0-1 0 0 0,0 1 0 0 0,0 0-1 0 0,0 0 1 0 0,0-1 0 0 0,0 1 0 0 0,0 0 0 0 0,-1 0 0 0 0,1-1-1 0 0,0 1 1 0 0,0 0 0 0 0,0 0 0 0 0,0 0 0 0 0,-1-1 0 0 0,1 1-1 0 0,0 0 1 0 0,0 0 0 0 0,0 0 0 0 0,-1-1 0 0 0,1 1 0 0 0,0 0 0 0 0,0 0-1 0 0,-1 0 1 0 0,1 0 0 0 0,0 0 0 0 0,-12 5-100 0 0,-9 14-62 0 0,12-4 249 0 0,0 1 0 0 0,1 0 0 0 0,0 0 0 0 0,1 1 0 0 0,1 0 0 0 0,-4 18 0 0 0,8-27-47 0 0,0-1 0 0 0,1 1-1 0 0,0 0 1 0 0,0 0 0 0 0,1 0-1 0 0,0 1 1 0 0,0-1 0 0 0,1 0-1 0 0,0 0 1 0 0,0 0 0 0 0,1-1-1 0 0,0 1 1 0 0,0 0 0 0 0,1 0-1 0 0,7 12 1 0 0,-9-17-261 0 0,1-1-1 0 0,0 0 1 0 0,0 0 0 0 0,0 0-1 0 0,0 0 1 0 0,0 0 0 0 0,0-1-1 0 0,1 1 1 0 0,-1-1 0 0 0,0 1-1 0 0,1-1 1 0 0,-1 0 0 0 0,1 0-1 0 0,0 0 1 0 0,-1 0 0 0 0,1 0-1 0 0,0-1 1 0 0,0 1 0 0 0,-1-1-1 0 0,1 1 1 0 0,0-1 0 0 0,0 0-1 0 0,0 0 1 0 0,0-1 0 0 0,-1 1-1 0 0,1-1 1 0 0,0 1 0 0 0,0-1-1 0 0,-1 0 1 0 0,1 0 0 0 0,0 0-1 0 0,3-2 1 0 0,10-4-6225 0 0</inkml:trace>
  <inkml:trace contextRef="#ctx0" brushRef="#br0" timeOffset="2231.61">1820 245 5871 0 0,'5'-16'582'0'0,"-1"-1"-1"0"0,-1 0 0 0 0,-1 0 1 0 0,0 1-1 0 0,-1-35 0 0 0,-1 44-44 0 0,-1 1 0 0 0,1 0 0 0 0,-1 0 0 0 0,0-1 0 0 0,0 1 0 0 0,-1 0-1 0 0,0 0 1 0 0,0 0 0 0 0,-5-8 0 0 0,7 12-365 0 0,-1 0 1 0 0,-1 1-1 0 0,1-1 0 0 0,0 1 0 0 0,0-1 1 0 0,0 1-1 0 0,-1 0 0 0 0,1-1 1 0 0,-1 1-1 0 0,1 0 0 0 0,-1 0 0 0 0,1 0 1 0 0,-1 0-1 0 0,0 0 0 0 0,0 0 1 0 0,1 1-1 0 0,-1-1 0 0 0,0 0 0 0 0,0 1 1 0 0,0 0-1 0 0,0-1 0 0 0,1 1 1 0 0,-1 0-1 0 0,0 0 0 0 0,0 0 0 0 0,0 0 1 0 0,0 0-1 0 0,0 0 0 0 0,0 1 0 0 0,0-1 1 0 0,1 1-1 0 0,-1-1 0 0 0,0 1 1 0 0,-3 1-1 0 0,-2 1-3 0 0,-1 0 0 0 0,1 1 0 0 0,0 0 0 0 0,0 0 0 0 0,1 0 0 0 0,-1 1 0 0 0,1 0 0 0 0,0 0 0 0 0,0 1 0 0 0,1-1 1 0 0,-1 1-1 0 0,1 1 0 0 0,0-1 0 0 0,1 1 0 0 0,0-1 0 0 0,0 1 0 0 0,0 1 0 0 0,1-1 0 0 0,0 0 0 0 0,0 1 0 0 0,1 0 0 0 0,0-1 0 0 0,1 1 0 0 0,-1 0 0 0 0,2 0 0 0 0,-1 0 1 0 0,1 0-1 0 0,0 0 0 0 0,2 13 0 0 0,6 15-44 0 0,1-2 0 0 0,2 1 0 0 0,1-1 0 0 0,2-1 0 0 0,18 33 0 0 0,22 30 1 0 0,12 26-1345 0 0,-66-122 1093 0 0,5 15-676 0 0,-4-14 645 0 0,-1-1 0 0 0,0 0 0 0 0,0 1 0 0 0,0-1 0 0 0,0 1 0 0 0,0-1 0 0 0,0 0 0 0 0,0 1 0 0 0,0-1 0 0 0,0 1 0 0 0,0-1 0 0 0,0 1 0 0 0,0-1 0 0 0,0 0 0 0 0,0 1 0 0 0,0-1 0 0 0,0 1 0 0 0,0-1 0 0 0,-1 0 0 0 0,1 1 0 0 0,0-1 0 0 0,0 0 0 0 0,0 1 0 0 0,-1-1 0 0 0,1 0 0 0 0,0 1 0 0 0,-1-1 0 0 0,1 0 0 0 0,0 1 0 0 0,-1-1 0 0 0,1 0 0 0 0,-1 1 0 0 0</inkml:trace>
  <inkml:trace contextRef="#ctx0" brushRef="#br0" timeOffset="2232.61">1593 655 10591 0 0,'-21'14'6942'0'0,"37"-20"-4004"0"0,39-29-292 0 0,71-42-1844 0 0,-46 28-2589 0 0,-51 31-6146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9:23.248"/>
    </inkml:context>
    <inkml:brush xml:id="br0">
      <inkml:brushProperty name="width" value="0.025" units="cm"/>
      <inkml:brushProperty name="height" value="0.025" units="cm"/>
      <inkml:brushProperty name="color" value="#5B2D90"/>
    </inkml:brush>
  </inkml:definitions>
  <inkml:trace contextRef="#ctx0" brushRef="#br0">8 255 6911 0 0,'-1'0'145'0'0,"1"0"-1"0"0,-1 0 1 0 0,1 1-1 0 0,-1-1 0 0 0,1 0 1 0 0,0 1-1 0 0,-1-1 1 0 0,1 0-1 0 0,-1 1 0 0 0,1-1 1 0 0,0 1-1 0 0,-1-1 1 0 0,1 1-1 0 0,0-1 0 0 0,0 0 1 0 0,-1 1-1 0 0,1-1 1 0 0,0 1-1 0 0,0-1 0 0 0,0 1 1 0 0,0-1-1 0 0,0 1 1 0 0,0-1-1 0 0,-1 1 0 0 0,1 0 1 0 0,0-1-1 0 0,0 1 1 0 0,1-1-1 0 0,-1 1 0 0 0,0-1 1 0 0,0 1-1 0 0,0-1 1 0 0,0 1-1 0 0,0-1 0 0 0,0 1 1 0 0,1-1-1 0 0,-1 1 1 0 0,0-1-1 0 0,1 1 1 0 0,7 21 1982 0 0,-6-18-1827 0 0,0 0-1 0 0,1-1 1 0 0,-1 1-1 0 0,1-1 0 0 0,0 1 1 0 0,0-1-1 0 0,1 0 1 0 0,-1 0-1 0 0,1-1 1 0 0,-1 1-1 0 0,8 3 1 0 0,-1 0 307 0 0,1-2 0 0 0,19 7 0 0 0,-25-10-64 0 0,9 1-21 0 0,44 3-40 0 0,-30-5-165 0 0,-12 0-234 0 0,-2-1 45 0 0,0 0-1 0 0,26-7 0 0 0,-20 5-50 0 0,57-13 358 0 0,22-7 149 0 0,-4 3 0 0 0,-1 3-8 0 0,-76 13-481 0 0,1 1 42 0 0,-1 0 1 0 0,20-1 0 0 0,-20 2-68 0 0,54-3 264 0 0,-55 3-267 0 0,-5 1 20 0 0,0 0 1 0 0,0 1-1 0 0,23 3 0 0 0,-15-1-53 0 0,46 1 188 0 0,-50 0-169 0 0,-3-1-51 0 0,18 3 81 0 0,54 16-1 0 0,-73-17-76 0 0,0 1 1 0 0,0 0-1 0 0,0 1 1 0 0,-1 1-1 0 0,0-1 0 0 0,0 2 1 0 0,-1-1-1 0 0,13 13 0 0 0,-20-19-1395 0 0,-8-10 800 0 0,-10-13-2137 0 0,6 11-5231 0 0</inkml:trace>
  <inkml:trace contextRef="#ctx0" brushRef="#br0" timeOffset="475.25">616 1 11975 0 0,'-11'0'2048'0'0,"1"1"0"0"0,-1 0 0 0 0,-20 6 0 0 0,5 1-466 0 0,-38 17 0 0 0,25-8-1378 0 0,19-7-138 0 0,1 2 0 0 0,0 0-1 0 0,1 1 1 0 0,1 1 0 0 0,-26 25-1 0 0,39-35-54 0 0,-32 29 38 0 0,-61 60 79 0 0,84-79-95 0 0,0 1 1 0 0,1 0-1 0 0,1 1 0 0 0,-17 31 0 0 0,26-43-8 0 0,0 0 0 0 0,0 1 0 0 0,1-1 1 0 0,-1 1-1 0 0,1-1 0 0 0,0 1 0 0 0,0-1 0 0 0,0 1 0 0 0,1 0 0 0 0,-1 0 0 0 0,1-1 0 0 0,1 1 1 0 0,0 8-1 0 0,0-11 6 0 0,0 0 0 0 0,0 1 0 0 0,0-1-1 0 0,0 0 1 0 0,1 1 0 0 0,-1-1 0 0 0,1 0 0 0 0,-1 0 0 0 0,1 0 0 0 0,0 0 0 0 0,0-1 0 0 0,-1 1 0 0 0,1 0 0 0 0,1-1 0 0 0,-1 1 0 0 0,0-1 0 0 0,0 0 0 0 0,1 1 0 0 0,-1-1-1 0 0,0 0 1 0 0,1-1 0 0 0,-1 1 0 0 0,1 0 0 0 0,-1-1 0 0 0,6 1 0 0 0,86 7 779 0 0,-20-3-140 0 0,-56-2-597 0 0,1 1 1 0 0,-1 1-1 0 0,20 8 0 0 0,7 2-289 0 0,-38-13-275 0 0,1 0 1 0 0,-1-1-1 0 0,1 0 0 0 0,-1 0 0 0 0,1-1 0 0 0,0 0 0 0 0,-1 0 0 0 0,15-3 0 0 0,-7 0-7720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04:28.607"/>
    </inkml:context>
    <inkml:brush xml:id="br0">
      <inkml:brushProperty name="width" value="0.025" units="cm"/>
      <inkml:brushProperty name="height" value="0.025" units="cm"/>
      <inkml:brushProperty name="color" value="#5B2D90"/>
    </inkml:brush>
  </inkml:definitions>
  <inkml:trace contextRef="#ctx0" brushRef="#br0">32 1719 5527 0 0,'-1'1'-153'0'0,"-3"2"687"0"0,0-1 1 0 0,1 0-1 0 0,-1 1 1 0 0,1 0-1 0 0,0 0 1 0 0,-4 5-1 0 0,7-8-380 0 0,-1 1-1 0 0,1-1 1 0 0,0 0-1 0 0,0 1 0 0 0,-1-1 1 0 0,1 1-1 0 0,0-1 1 0 0,0 1-1 0 0,0 0 0 0 0,0-1 1 0 0,0 1-1 0 0,0-1 1 0 0,-1 1-1 0 0,1-1 0 0 0,0 1 1 0 0,0-1-1 0 0,1 1 1 0 0,-1-1-1 0 0,0 1 0 0 0,0-1 1 0 0,0 1-1 0 0,0-1 1 0 0,1 1-1 0 0,-1 1 21 0 0,1-1-1 0 0,0 0 1 0 0,0-1-1 0 0,0 1 1 0 0,0 0 0 0 0,0 0-1 0 0,0 0 1 0 0,0 0-1 0 0,0-1 1 0 0,0 1 0 0 0,1-1-1 0 0,-1 1 1 0 0,3 0-1 0 0,-2 0 43 0 0,1 1 0 0 0,0-1 0 0 0,1-1-1 0 0,-1 1 1 0 0,0 0 0 0 0,0-1 0 0 0,0 0 0 0 0,4 0-1 0 0,41-8 2147 0 0,9-4-1832 0 0,-43 9-33 0 0,-1-1-8 0 0,72-24 305 0 0,-81 27-517 0 0,15-4-12 0 0,56-15 3 0 0,-40 10 16 0 0,31-11 4 0 0,-49 15 0 0 0,1 1-4 0 0,54-15-16 0 0,-35 11-4 0 0,35-6 0 0 0,-32 8-7 0 0,47-8-26 0 0,-45 9-8 0 0,43-5-6 0 0,-44 6-10 0 0,37-4-41 0 0,-38 4-19 0 0,44-5-3 0 0,-44 5 0 0 0,70-12 144 0 0,-16 2 0 0 0,-41 5-144 0 0,-39 7 0 0 0,2 1 0 0 0,48-9-7 0 0,-48 9 70 0 0,99-9 269 0 0,-106 13-303 0 0,-11 0-299 0 0,2-2 70 0 0,-1 0 0 0 0,1 0-1 0 0,-1 0 1 0 0,1 0 0 0 0,-1 0 0 0 0,1 0-1 0 0,-1-1 1 0 0,1 1 0 0 0,-1 0-1 0 0,0 0 1 0 0,1 0 0 0 0,0-1 0 0 0,-1 1-1 0 0,1 0 1 0 0,-1-1 0 0 0,1 1 0 0 0,-1 0-1 0 0,1-1 1 0 0,0 1 0 0 0,-1-1-1 0 0,1 1 1 0 0,-1 0 0 0 0,1-1 0 0 0,0 1-1 0 0,0-1 1 0 0,-1 1 0 0 0,1-1 0 0 0,0 1-1 0 0,0-1 1 0 0,0 1 0 0 0,-1-1-1 0 0,1 0 1 0 0,0 1 0 0 0,0-1 0 0 0,0 0-1 0 0,-3-23-2543 0 0,5 16 1783 0 0</inkml:trace>
  <inkml:trace contextRef="#ctx0" brushRef="#br0" timeOffset="2402.09">2219 1043 1839 0 0,'-18'-25'7127'0'0,"18"24"-7013"0"0,0 1 0 0 0,0 0-1 0 0,-1 0 1 0 0,1 0 0 0 0,0 0 0 0 0,0 0-1 0 0,0 0 1 0 0,-1-1 0 0 0,1 1 0 0 0,0 0 0 0 0,0 0-1 0 0,-1 0 1 0 0,1 0 0 0 0,0 0 0 0 0,0 0 0 0 0,0 0-1 0 0,-1 0 1 0 0,1 0 0 0 0,0 0 0 0 0,0 0-1 0 0,-1 0 1 0 0,1 0 0 0 0,0 0 0 0 0,0 0 0 0 0,-1 0-1 0 0,1 1 1 0 0,0-1 0 0 0,0 0 0 0 0,0 0-1 0 0,-1 0 1 0 0,1 0 0 0 0,0 0 0 0 0,0 0 0 0 0,0 1-1 0 0,0-1 1 0 0,-1 0 0 0 0,-3 11 3825 0 0,2 14-161 0 0,2-25-3792 0 0,12 163 2290 0 0,-3-49-1744 0 0,-7-57-341 0 0,-2-25-127 0 0,2 0 1 0 0,1 0-1 0 0,1-1 0 0 0,10 39 0 0 0,-3-43-73 0 0,-11-25-44 0 0,1-1 0 0 0,-1 0 0 0 0,1 1 1 0 0,0-1-1 0 0,0 0 0 0 0,0 1 0 0 0,-1-1 0 0 0,1 0 0 0 0,0 0 0 0 0,1 0 0 0 0,-1 0 0 0 0,0 0 0 0 0,0 0 0 0 0,0 0 0 0 0,3 2 0 0 0,-3-4-5 0 0,0 1 0 0 0,-1 0 0 0 0,1 0 0 0 0,0-1 0 0 0,-1 1 1 0 0,1 0-1 0 0,-1-1 0 0 0,1 1 0 0 0,-1-1 0 0 0,1 1 0 0 0,0-1 0 0 0,-1 1 0 0 0,0-1 0 0 0,1 1 0 0 0,-1-1 0 0 0,1 1 0 0 0,-1-1 0 0 0,0 0 0 0 0,1 1 0 0 0,-1-1 0 0 0,0 0 1 0 0,0 1-1 0 0,1-1 0 0 0,-1-1 0 0 0,6-17-6003 0 0,-6 19 5973 0 0,2-10-6691 0 0</inkml:trace>
  <inkml:trace contextRef="#ctx0" brushRef="#br0" timeOffset="2795.87">2026 1194 455 0 0,'-15'-9'930'0'0,"11"6"266"0"0,0 1 1 0 0,1-1-1 0 0,-1 1 0 0 0,0-1 0 0 0,1 0 1 0 0,0-1-1 0 0,0 1 0 0 0,-5-7 0 0 0,39 13 6076 0 0,-13-1-6640 0 0,1-2 0 0 0,-1 0-1 0 0,1-1 1 0 0,31-6 0 0 0,-46 6-431 0 0,12-2-6 0 0,46-9-23 0 0,-46 9 149 0 0,0-1-172 0 0,-6 2-106 0 0,31-8 113 0 0,44-17 0 0 0,-79 25-699 0 0,1 0 0 0 0,-1 0 0 0 0,1 0 0 0 0,0 1-1 0 0,-1 0 1 0 0,1 1 0 0 0,0-1 0 0 0,0 1 0 0 0,-1 1 0 0 0,1-1-1 0 0,0 1 1 0 0,-1 0 0 0 0,1 1 0 0 0,0-1 0 0 0,6 4 0 0 0</inkml:trace>
  <inkml:trace contextRef="#ctx0" brushRef="#br0" timeOffset="3173.57">2135 1613 5063 0 0,'-24'21'473'0'0,"-9"9"5533"0"0,33-30-5943 0 0,0 0 0 0 0,0 1 1 0 0,0-1-1 0 0,0 0 0 0 0,0 0 0 0 0,0 0 0 0 0,0 0 1 0 0,0 0-1 0 0,0 0 0 0 0,0 0 0 0 0,0 0 0 0 0,0 0 1 0 0,0 0-1 0 0,0 0 0 0 0,0 1 0 0 0,0-1 0 0 0,0 0 1 0 0,0 0-1 0 0,0 0 0 0 0,0 0 0 0 0,0 0 0 0 0,0 0 1 0 0,0 0-1 0 0,0 0 0 0 0,0 0 0 0 0,0 0 0 0 0,0 1 1 0 0,0-1-1 0 0,0 0 0 0 0,0 0 0 0 0,0 0 0 0 0,1 0 1 0 0,-1 0-1 0 0,0 0 0 0 0,0 0 0 0 0,0 0 0 0 0,0 0 1 0 0,0 0-1 0 0,0 0 0 0 0,0 0 0 0 0,0 0 0 0 0,0 0 1 0 0,0 0-1 0 0,0 0 0 0 0,0 0 0 0 0,0 0 0 0 0,1 0 1 0 0,-1 0-1 0 0,0 0 0 0 0,0 0 0 0 0,0 0 0 0 0,0 0 0 0 0,0 0 1 0 0,0 0-1 0 0,0 0 0 0 0,0 0 0 0 0,0 0 0 0 0,0 0 1 0 0,1 0-1 0 0,-1 0 0 0 0,0 0 0 0 0,0 0 0 0 0,0 0 1 0 0,0 0-1 0 0,0 0 0 0 0,12-1 1744 0 0,13-5-136 0 0,129-54 3141 0 0,-151 59-4616 0 0,13-5-4 0 0,213-68 152 0 0,-221 71-565 0 0,0 2 0 0 0,0-1 0 0 0,1 1 0 0 0,-1 0 0 0 0,0 0 0 0 0,1 1 0 0 0,-1 0 1 0 0,1 1-1 0 0,-1 0 0 0 0,0 0 0 0 0,1 1 0 0 0,-1 0 0 0 0,13 5 0 0 0,-12-4-902 0 0</inkml:trace>
  <inkml:trace contextRef="#ctx0" brushRef="#br0" timeOffset="3578.93">3215 726 3223 0 0,'-2'2'67'0'0,"-9"9"2177"0"0,0 0 1 0 0,1 0-1 0 0,-14 21 0 0 0,21-27-1577 0 0,1 0-1 0 0,-1 0 1 0 0,1 0-1 0 0,1 0 1 0 0,-1 1-1 0 0,0-1 1 0 0,1 0-1 0 0,0 1 0 0 0,1-1 1 0 0,-1 1-1 0 0,1-1 1 0 0,0 1-1 0 0,1 9 1 0 0,22 150 2449 0 0,10 100-2543 0 0,-33-259-569 0 0,9 73-138 0 0,-8-71-32 0 0,0-1 0 0 0,1 0 0 0 0,0 0 0 0 0,1 0 0 0 0,-1 0 0 0 0,1 0 0 0 0,1-1 0 0 0,5 11 0 0 0,-8-16 86 0 0,-1-1-1 0 0,1 1 1 0 0,0 0 0 0 0,-1-1 0 0 0,1 1-1 0 0,0 0 1 0 0,-1-1 0 0 0,1 1-1 0 0,0-1 1 0 0,0 1 0 0 0,-1-1-1 0 0,1 1 1 0 0,0-1 0 0 0,0 1-1 0 0,0-1 1 0 0,0 0 0 0 0,0 0-1 0 0,-1 1 1 0 0,1-1 0 0 0,0 0-1 0 0,0 0 1 0 0,0 0 0 0 0,0 0-1 0 0,0 0 1 0 0,0 0 0 0 0,0 0-1 0 0,0 0 1 0 0,0-1 0 0 0,0 1-1 0 0,-1 0 1 0 0,1 0 0 0 0,1-1 0 0 0,2-3-1166 0 0</inkml:trace>
  <inkml:trace contextRef="#ctx0" brushRef="#br0" timeOffset="3939.7">3052 1191 7367 0 0,'-22'16'11284'0'0,"45"-25"-7673"0"0,19 2-3071 0 0,-10 2-343 0 0,-4-1-121 0 0,-4 2-76 0 0,-1-1 0 0 0,1-1 1 0 0,-1-2-1 0 0,0 0 0 0 0,40-22 0 0 0,-56 26-108 0 0,5-3-525 0 0,0-1 0 0 0,0 0 1 0 0,0 0-1 0 0,16-18 1 0 0,-12 8-6550 0 0</inkml:trace>
  <inkml:trace contextRef="#ctx0" brushRef="#br0" timeOffset="4306.41">3575 649 5063 0 0,'-9'39'2312'0'0,"2"1"-1"0"0,2 0 0 0 0,1 0 1 0 0,2 53-1 0 0,1-42-682 0 0,-1 16-398 0 0,3 0 1 0 0,16 117-1 0 0,-16-182-1218 0 0,-1 1-1 0 0,1 0 0 0 0,0 0 1 0 0,0-1-1 0 0,0 1 1 0 0,0 0-1 0 0,0-1 1 0 0,1 1-1 0 0,-1-1 1 0 0,3 4-1 0 0,-3-6-11 0 0,-1 0 0 0 0,0 1 0 0 0,1-1-1 0 0,-1 0 1 0 0,0 0 0 0 0,1 1 0 0 0,-1-1 0 0 0,1 0 0 0 0,-1 0-1 0 0,0 1 1 0 0,1-1 0 0 0,-1 0 0 0 0,1 0 0 0 0,-1 0 0 0 0,1 0-1 0 0,-1 0 1 0 0,1 0 0 0 0,-1 0 0 0 0,1 0 0 0 0,-1 0 0 0 0,1 0-1 0 0,-1 0 1 0 0,1 0 0 0 0,0 0 0 0 0,-1 0-1 0 0,1-1-1 0 0,0 0 1 0 0,0 1-1 0 0,0-1 1 0 0,0 1 0 0 0,0-1-1 0 0,-1 0 1 0 0,1 0 0 0 0,0 0-1 0 0,-1 1 1 0 0,1-1 0 0 0,0 0-1 0 0,-1 0 1 0 0,1 0 0 0 0,0-2-1 0 0,3-7 29 0 0,-1 0-1 0 0,0-1 0 0 0,0 1 1 0 0,-1-1-1 0 0,2-18 0 0 0,5-23 97 0 0,-5 36 116 0 0,1 0 1 0 0,0 1-1 0 0,2 0 0 0 0,0 0 0 0 0,14-23 0 0 0,-17 31-170 0 0,1 0 0 0 0,0 0-1 0 0,1 1 1 0 0,0 0 0 0 0,0 0-1 0 0,0 0 1 0 0,1 0 0 0 0,-1 1-1 0 0,1 0 1 0 0,1 1-1 0 0,-1-1 1 0 0,12-4 0 0 0,-15 8-55 0 0,-1 0 0 0 0,1 0 1 0 0,-1 0-1 0 0,1 0 0 0 0,-1 0 0 0 0,1 1 1 0 0,-1 0-1 0 0,1 0 0 0 0,0 0 0 0 0,-1 0 1 0 0,1 0-1 0 0,-1 1 0 0 0,1-1 0 0 0,-1 1 1 0 0,1 0-1 0 0,-1 0 0 0 0,1 1 0 0 0,-1-1 1 0 0,0 1-1 0 0,0-1 0 0 0,1 1 0 0 0,-1 0 1 0 0,-1 0-1 0 0,1 1 0 0 0,0-1 0 0 0,0 0 1 0 0,-1 1-1 0 0,1 0 0 0 0,-1-1 1 0 0,0 1-1 0 0,0 0 0 0 0,2 4 0 0 0,5 10 73 0 0,0 0-1 0 0,-1 1 1 0 0,-1 0-1 0 0,8 32 1 0 0,-11-36-67 0 0,25 75-810 0 0,-28-89 685 0 0,-1 0 0 0 0,0 1 0 0 0,1-1 0 0 0,-1 0 0 0 0,0 0 0 0 0,1 0 0 0 0,-1 1 1 0 0,1-1-1 0 0,-1 0 0 0 0,0 0 0 0 0,1 0 0 0 0,-1 0 0 0 0,1 0 0 0 0,-1 0 0 0 0,0 0 0 0 0,1 0 0 0 0,-1 0 0 0 0,1 0 0 0 0,-1 0 0 0 0,1 0 0 0 0,-1 0 0 0 0,0 0 0 0 0,1 0 0 0 0,-1 0 0 0 0,1 0 0 0 0,0-1 0 0 0,2-2-809 0 0</inkml:trace>
  <inkml:trace contextRef="#ctx0" brushRef="#br0" timeOffset="4748.08">4143 855 13823 0 0,'-10'18'810'0'0,"0"0"-1"0"0,2 0 1 0 0,0 0-1 0 0,1 1 1 0 0,1 0 0 0 0,1 1-1 0 0,-3 21 1 0 0,5-15-477 0 0,0 1 1 0 0,2-1-1 0 0,1 1 1 0 0,6 49-1 0 0,-5-69-269 0 0,0-1 0 0 0,0 1 0 0 0,1-1 0 0 0,0 0 0 0 0,0 1 0 0 0,0-1 0 0 0,1 0 0 0 0,0-1 0 0 0,7 11 0 0 0,-9-15-51 0 0,0 1-1 0 0,1 0 1 0 0,0-1-1 0 0,-1 1 1 0 0,1-1-1 0 0,0 0 0 0 0,0 0 1 0 0,0 1-1 0 0,-1-1 1 0 0,1 0-1 0 0,1-1 1 0 0,-1 1-1 0 0,0 0 1 0 0,0 0-1 0 0,0-1 0 0 0,0 0 1 0 0,0 1-1 0 0,0-1 1 0 0,1 0-1 0 0,-1 0 1 0 0,0 0-1 0 0,0 0 0 0 0,0 0 1 0 0,1-1-1 0 0,-1 1 1 0 0,0-1-1 0 0,0 1 1 0 0,0-1-1 0 0,0 0 0 0 0,0 0 1 0 0,0 0-1 0 0,3-2 1 0 0,4-2-30 0 0,0-1 0 0 0,-1 0 0 0 0,1 0 1 0 0,-1-1-1 0 0,-1-1 0 0 0,1 1 0 0 0,-1-1 1 0 0,0 0-1 0 0,-1-1 0 0 0,0 1 0 0 0,-1-1 0 0 0,1 0 1 0 0,-2-1-1 0 0,1 0 0 0 0,4-16 0 0 0,-5 14 65 0 0,-1 1-1 0 0,0-1 1 0 0,0 0 0 0 0,-2 0-1 0 0,1 0 1 0 0,-2 0-1 0 0,0 0 1 0 0,0 0-1 0 0,-1 0 1 0 0,0 0-1 0 0,-1 0 1 0 0,-1 1 0 0 0,-5-20-1 0 0,4 24-46 0 0,0 0 0 0 0,0 0-1 0 0,-1 0 1 0 0,1 0 0 0 0,-2 0-1 0 0,1 1 1 0 0,-1 0 0 0 0,-10-9 0 0 0,6 7-17 0 0,0 0 0 0 0,-1 1 0 0 0,0 0 0 0 0,-21-10 0 0 0,31 17 1 0 0,0 0 0 0 0,-1-1 0 0 0,1 1 0 0 0,0 0 0 0 0,-1 0 1 0 0,1 0-1 0 0,0 0 0 0 0,-1 0 0 0 0,1 0 0 0 0,0 0 0 0 0,-1 0 0 0 0,1 0 0 0 0,0 1 1 0 0,-1-1-1 0 0,1 0 0 0 0,0 1 0 0 0,0-1 0 0 0,-1 1 0 0 0,1 0 0 0 0,0-1 0 0 0,0 1 1 0 0,0 0-1 0 0,0 0 0 0 0,0 0 0 0 0,0 0 0 0 0,0 0 0 0 0,0 0 0 0 0,0 0 0 0 0,0 0 1 0 0,0 0-1 0 0,1 0 0 0 0,-1 0 0 0 0,0 0 0 0 0,1 1 0 0 0,-1-1 0 0 0,1 0 0 0 0,0 0 0 0 0,-1 1 1 0 0,1-1-1 0 0,0 0 0 0 0,-1 3 0 0 0,1-2-141 0 0,0-1 0 0 0,-1 1 0 0 0,1-1 0 0 0,0 1 0 0 0,0 0 0 0 0,0-1 0 0 0,0 1 0 0 0,0 0 0 0 0,0-1 0 0 0,0 1-1 0 0,0 0 1 0 0,1-1 0 0 0,-1 1 0 0 0,1-1 0 0 0,-1 1 0 0 0,1-1 0 0 0,0 1 0 0 0,0-1 0 0 0,-1 1 0 0 0,1-1 0 0 0,0 0 0 0 0,0 1 0 0 0,0-1 0 0 0,0 0 0 0 0,1 0 0 0 0,-1 0 0 0 0,0 1 0 0 0,0-2 0 0 0,1 1 0 0 0,-1 0 0 0 0,1 0-1 0 0,-1 0 1 0 0,1 0 0 0 0,-1-1 0 0 0,1 1 0 0 0,1 0 0 0 0,7-1-6100 0 0</inkml:trace>
  <inkml:trace contextRef="#ctx0" brushRef="#br0" timeOffset="5125.63">4430 847 2759 0 0,'-2'13'9465'0'0,"3"16"-2816"0"0,25 83-3192 0 0,-24-106-3440 0 0,-1 9 48 0 0,2-1 1 0 0,0-1 0 0 0,1 1-1 0 0,0 0 1 0 0,1-1-1 0 0,0 0 1 0 0,13 21-1 0 0,-17-32-44 0 0,0-1 0 0 0,0 1 0 0 0,0-1 1 0 0,0 0-1 0 0,0 0 0 0 0,0 1 0 0 0,0-1 0 0 0,1 0 0 0 0,-1 0 0 0 0,0 0 0 0 0,1 0 0 0 0,-1-1 0 0 0,1 1 1 0 0,-1 0-1 0 0,1-1 0 0 0,-1 1 0 0 0,1-1 0 0 0,0 1 0 0 0,-1-1 0 0 0,1 0 0 0 0,0 1 0 0 0,-1-1 0 0 0,1 0 1 0 0,0 0-1 0 0,-1 0 0 0 0,1 0 0 0 0,0-1 0 0 0,-1 1 0 0 0,1 0 0 0 0,0-1 0 0 0,-1 1 0 0 0,1-1 0 0 0,2-1 1 0 0,0 0 17 0 0,-1-1 1 0 0,1 1-1 0 0,0-1 1 0 0,-1 0-1 0 0,0 0 1 0 0,0 0-1 0 0,0 0 1 0 0,0-1-1 0 0,0 1 1 0 0,-1-1 0 0 0,4-5-1 0 0,0-5 9 0 0,0 0 0 0 0,0 0-1 0 0,-1-1 1 0 0,-1 1 0 0 0,4-29 0 0 0,0-75-945 0 0,-6 67-317 0 0,2 27-422 0 0,0 14 248 0 0</inkml:trace>
  <inkml:trace contextRef="#ctx0" brushRef="#br0" timeOffset="5688.91">4835 748 7223 0 0,'-16'5'11659'0'0,"10"-3"-10988"0"0,0 4-542 0 0,0-1 1 0 0,0 1 0 0 0,1 0 0 0 0,0 0 0 0 0,0 1 0 0 0,0-1 0 0 0,1 1-1 0 0,0 0 1 0 0,1 0 0 0 0,-1 1 0 0 0,-3 12 0 0 0,1 3 291 0 0,0 0 1 0 0,-4 38-1 0 0,9-50-432 0 0,0-1-1 0 0,1 0 0 0 0,1 1 1 0 0,0-1-1 0 0,3 16 1 0 0,-3-22 3 0 0,0 0 0 0 0,0 1 0 0 0,0-1 1 0 0,1 0-1 0 0,-1 0 0 0 0,1 0 0 0 0,0 0 1 0 0,0 0-1 0 0,1 0 0 0 0,-1-1 0 0 0,1 1 1 0 0,0-1-1 0 0,0 0 0 0 0,0 1 1 0 0,4 2-1 0 0,-5-5-13 0 0,-1 0 1 0 0,1 0 0 0 0,-1 0-1 0 0,1 0 1 0 0,0-1-1 0 0,-1 1 1 0 0,1 0-1 0 0,0-1 1 0 0,0 1 0 0 0,-1-1-1 0 0,1 0 1 0 0,0 0-1 0 0,0 0 1 0 0,0 0-1 0 0,-1 0 1 0 0,1 0 0 0 0,0 0-1 0 0,0 0 1 0 0,0-1-1 0 0,-1 1 1 0 0,1-1-1 0 0,0 1 1 0 0,-1-1 0 0 0,1 0-1 0 0,0 1 1 0 0,-1-1-1 0 0,1 0 1 0 0,-1 0-1 0 0,1 0 1 0 0,-1 0 0 0 0,1-1-1 0 0,-1 1 1 0 0,0 0-1 0 0,0-1 1 0 0,0 1-1 0 0,1-1 1 0 0,-1 1 0 0 0,-1-1-1 0 0,3-2 1 0 0,3-7 83 0 0,0-1 1 0 0,-1-1-1 0 0,0 1 0 0 0,4-18 1 0 0,-5 17 45 0 0,4-12 37 0 0,0 3 7 0 0,-1-1 0 0 0,-1 0 1 0 0,-1 0-1 0 0,4-45 0 0 0,-7 94 7 0 0,0 1-1 0 0,2-1 0 0 0,1 0 1 0 0,10 32-1 0 0,44 112 532 0 0,-50-144-528 0 0,-1 1-1 0 0,-1 0 1 0 0,5 35-1 0 0,-10-45-120 0 0,-1-1-1 0 0,0 0 1 0 0,-2 1-1 0 0,0-1 0 0 0,0 0 1 0 0,-8 32-1 0 0,4-29-29 0 0,-1 0 0 0 0,-1 0 0 0 0,0 0-1 0 0,-17 29 1 0 0,20-43-8 0 0,1 1 0 0 0,-1 0 0 0 0,-1-1 0 0 0,1 0 0 0 0,-1 0 0 0 0,0 0 0 0 0,0 0-1 0 0,-1-1 1 0 0,1 0 0 0 0,-1 0 0 0 0,0-1 0 0 0,0 1 0 0 0,0-1 0 0 0,-1-1 0 0 0,1 1 0 0 0,-1-1 0 0 0,-8 2-1 0 0,9-3 157 0 0,-1 0-1 0 0,0 0 1 0 0,0 0-1 0 0,-1-1 1 0 0,1 0-1 0 0,0 0 1 0 0,0-1-1 0 0,-8-2 1 0 0,11 2-378 0 0,-1 0 0 0 0,1-1 0 0 0,0 1 1 0 0,0-1-1 0 0,0 0 0 0 0,0 0 1 0 0,0-1-1 0 0,1 1 0 0 0,-1-1 0 0 0,1 0 1 0 0,-1 0-1 0 0,1 0 0 0 0,0 0 1 0 0,-3-6-1 0 0,4 7 93 0 0,0-1 0 0 0,1 0 0 0 0,-1 0 0 0 0,1 0 0 0 0,0 0 0 0 0,0 0 0 0 0,0 0 0 0 0,0 0 0 0 0,0 0 0 0 0,1 0 0 0 0,0-1 0 0 0,-1-4 0 0 0,5-22-5621 0 0,3 4-1162 0 0</inkml:trace>
  <inkml:trace contextRef="#ctx0" brushRef="#br0" timeOffset="6281.15">5114 268 7367 0 0,'-10'19'443'0'0,"4"-7"2654"0"0,2 0 0 0 0,-6 18 0 0 0,5-5-1529 0 0,-2 22 175 0 0,1 1 1 0 0,3 78-1 0 0,16 96-1870 0 0,-9-177 415 0 0,-2-27-284 0 0,-1 11-5 0 0,2-1-1 0 0,0 0 1 0 0,2 0-1 0 0,15 44 0 0 0,-19-70-22 0 0,0 1-1 0 0,0-1 0 0 0,0 0 0 0 0,0 0 0 0 0,1 0 0 0 0,-1 0 0 0 0,1 0 0 0 0,-1 0 0 0 0,1-1 0 0 0,0 1 0 0 0,0-1 0 0 0,-1 1 0 0 0,1-1 0 0 0,0 1 0 0 0,5 1 0 0 0,-7-3 15 0 0,1 1 1 0 0,0-1 0 0 0,0 0-1 0 0,0 0 1 0 0,0 0-1 0 0,0 0 1 0 0,0 0-1 0 0,0 0 1 0 0,0 0-1 0 0,0 0 1 0 0,0 0 0 0 0,0 0-1 0 0,0 0 1 0 0,0 0-1 0 0,0-1 1 0 0,0 1-1 0 0,0-1 1 0 0,0 1-1 0 0,0 0 1 0 0,0-1 0 0 0,0 1-1 0 0,-1-1 1 0 0,1 0-1 0 0,0 1 1 0 0,0-1-1 0 0,-1 0 1 0 0,1 1-1 0 0,0-1 1 0 0,-1 0 0 0 0,1 0-1 0 0,-1 0 1 0 0,1 0-1 0 0,-1 1 1 0 0,1-1-1 0 0,-1 0 1 0 0,1 0-1 0 0,-1 0 1 0 0,0 0 0 0 0,1-2-1 0 0,8-30 34 0 0,-2-1 0 0 0,-1 1 1 0 0,3-45-1 0 0,-3 17 120 0 0,-1 22-36 0 0,9-60 157 0 0,-11 87-207 0 0,0 1-1 0 0,0 0 0 0 0,1 0 1 0 0,1 0-1 0 0,-1 1 1 0 0,11-15-1 0 0,-15 24-38 0 0,1-1 1 0 0,0 1-1 0 0,0 0 0 0 0,0 0 1 0 0,0 0-1 0 0,0 0 0 0 0,1 0 1 0 0,-1 0-1 0 0,0 0 0 0 0,0 1 1 0 0,1-1-1 0 0,-1 0 0 0 0,0 1 0 0 0,1-1 1 0 0,-1 1-1 0 0,0-1 0 0 0,1 1 1 0 0,-1 0-1 0 0,1-1 0 0 0,-1 1 1 0 0,1 0-1 0 0,-1 0 0 0 0,1 0 1 0 0,-1 0-1 0 0,1 0 0 0 0,-1 1 1 0 0,1-1-1 0 0,-1 0 0 0 0,0 1 0 0 0,1-1 1 0 0,-1 1-1 0 0,1-1 0 0 0,1 2 1 0 0,1 1 41 0 0,0-1 0 0 0,0 0 0 0 0,-1 1 0 0 0,1-1 0 0 0,-1 1 0 0 0,0 0 0 0 0,0 0 0 0 0,0 0 0 0 0,0 1 0 0 0,3 5 0 0 0,8 15 49 0 0,-2 1-1 0 0,-1 0 0 0 0,12 43 1 0 0,13 82 418 0 0,-25-101-478 0 0,-10-44-227 0 0,0 0 1 0 0,0 0-1 0 0,1 0 0 0 0,0 0 1 0 0,4 6-1 0 0,-6-10 141 0 0,0-1 0 0 0,1 1 0 0 0,-1-1 0 0 0,0 1 0 0 0,1-1 0 0 0,-1 1-1 0 0,1-1 1 0 0,-1 1 0 0 0,1-1 0 0 0,-1 0 0 0 0,1 1 0 0 0,-1-1 0 0 0,1 0 0 0 0,-1 1 0 0 0,1-1 0 0 0,0 0 0 0 0,-1 0-1 0 0,1 1 1 0 0,-1-1 0 0 0,1 0 0 0 0,0 0 0 0 0,0 0 11 0 0,0 0 0 0 0,0-1 0 0 0,0 1 1 0 0,0 0-1 0 0,0-1 0 0 0,0 1 0 0 0,0-1 0 0 0,-1 1 0 0 0,1-1 0 0 0,0 1 0 0 0,0-1 0 0 0,-1 0 0 0 0,1 1 1 0 0,0-1-1 0 0,-1 0 0 0 0,1 0 0 0 0,-1 0 0 0 0,1 1 0 0 0,0-2 0 0 0,13-26-1135 0 0,-6 10 432 0 0</inkml:trace>
  <inkml:trace contextRef="#ctx0" brushRef="#br0" timeOffset="6688.43">5758 167 2759 0 0,'-2'3'1868'0'0,"-1"0"0"0"0,0 0 0 0 0,1 1 0 0 0,-1-1-1 0 0,1 1 1 0 0,-3 7 0 0 0,-6 28 3805 0 0,7-14-4996 0 0,1 34-1 0 0,1-34 156 0 0,2 65 457 0 0,19 165-1 0 0,-12-184-1174 0 0,-4-49-216 0 0,0 1 1 0 0,1-1-1 0 0,1 0 0 0 0,1 0 1 0 0,1 0-1 0 0,18 39 0 0 0,-24-60 63 0 0,-1-1 0 0 0,0 1 0 0 0,0 0 0 0 0,1-1 0 0 0,-1 1 0 0 0,1 0 0 0 0,-1-1 0 0 0,0 1 0 0 0,1-1 0 0 0,-1 1 0 0 0,1-1 0 0 0,-1 1 0 0 0,1-1 0 0 0,-1 1 0 0 0,1-1 0 0 0,0 1 0 0 0,-1-1 0 0 0,1 1 0 0 0,0-1 0 0 0,-1 0 0 0 0,1 0 0 0 0,0 1 0 0 0,-1-1 0 0 0,1 0 0 0 0,0 0 0 0 0,-1 0 0 0 0,2 0 0 0 0,3-6-2032 0 0,-3-7-3987 0 0,-4 3-1017 0 0</inkml:trace>
  <inkml:trace contextRef="#ctx0" brushRef="#br0" timeOffset="7126.18">5641 606 1839 0 0,'-6'5'8919'0'0,"3"3"-3746"0"0,2-6-4828 0 0,1-1 0 0 0,0 1 0 0 0,0 0 0 0 0,0 0 0 0 0,0 0 0 0 0,0 0 0 0 0,1 0 0 0 0,-1 0 0 0 0,0 0 0 0 0,1 0 0 0 0,0-1 0 0 0,1 5 1 0 0,-1-5-214 0 0,0-1 0 0 0,0 1 0 0 0,0 0 1 0 0,1 0-1 0 0,-1-1 0 0 0,0 1 1 0 0,1 0-1 0 0,-1-1 0 0 0,0 0 1 0 0,1 1-1 0 0,-1-1 0 0 0,0 0 1 0 0,1 1-1 0 0,-1-1 0 0 0,2 0 1 0 0,23 0 187 0 0,-11-2-250 0 0,-1 0 0 0 0,0-2 0 0 0,0 0 0 0 0,0 0 0 0 0,-1-1-1 0 0,1-1 1 0 0,-1 0 0 0 0,0-1 0 0 0,-1-1 0 0 0,19-13 0 0 0,14-10-670 0 0,-42 29 295 0 0,10-6-343 0 0,51-29-151 0 0</inkml:trace>
  <inkml:trace contextRef="#ctx0" brushRef="#br0" timeOffset="7483.92">6686 28 4143 0 0,'-4'1'696'0'0,"0"-1"0"0"0,0 1 0 0 0,0 0 0 0 0,0 1 0 0 0,0-1-1 0 0,0 1 1 0 0,0-1 0 0 0,1 1 0 0 0,-1 0 0 0 0,1 1 0 0 0,-1-1-1 0 0,1 0 1 0 0,0 1 0 0 0,0 0 0 0 0,0 0 0 0 0,0 0 0 0 0,1 0-1 0 0,-1 0 1 0 0,1 1 0 0 0,0-1 0 0 0,-3 5 0 0 0,3-2 68 0 0,-1 1 0 0 0,1-1 0 0 0,0 1 0 0 0,-2 11 1 0 0,0 30-362 0 0,1 390 2304 0 0,3-422-2704 0 0,-2 27-47 0 0,2 0-1 0 0,2 0 0 0 0,12 69 0 0 0,-13-108-85 0 0,0-1-1 0 0,0 1 1 0 0,1 0-1 0 0,0 0 1 0 0,-1-1-1 0 0,1 1 1 0 0,1-1 0 0 0,2 4-1 0 0,-5-6 89 0 0,0-1-1 0 0,1 1 1 0 0,-1-1-1 0 0,0 0 1 0 0,1 1 0 0 0,-1-1-1 0 0,1 0 1 0 0,-1 1-1 0 0,0-1 1 0 0,1 0-1 0 0,-1 0 1 0 0,1 0-1 0 0,-1 1 1 0 0,1-1 0 0 0,-1 0-1 0 0,1 0 1 0 0,-1 0-1 0 0,0 0 1 0 0,1 0-1 0 0,-1 0 1 0 0,1 0 0 0 0,-1 0-1 0 0,1 0 1 0 0,-1 0-1 0 0,1 0 1 0 0,-1 0-1 0 0,1 0 1 0 0,0-1-23 0 0,0 0-1 0 0,0 0 1 0 0,0 1 0 0 0,0-1-1 0 0,0 0 1 0 0,-1 0 0 0 0,1 0 0 0 0,0 0-1 0 0,-1 0 1 0 0,1-1 0 0 0,-1 1 0 0 0,1 0-1 0 0,-1 0 1 0 0,1 0 0 0 0,-1 0-1 0 0,1-2 1 0 0,0-5-912 0 0,1 1 1 0 0,-1-1-1 0 0,0 1 0 0 0,-1-16 0 0 0,-1 5-5635 0 0</inkml:trace>
  <inkml:trace contextRef="#ctx0" brushRef="#br0" timeOffset="7844">6489 475 11719 0 0,'-7'4'240'0'0,"2"-2"680"0"0,1 1 1 0 0,-1 0-1 0 0,0 0 0 0 0,1 0 1 0 0,0 1-1 0 0,-8 7 0 0 0,12-10-749 0 0,-1 0 1 0 0,1 0-1 0 0,-1 0 0 0 0,1-1 1 0 0,-1 1-1 0 0,1 0 0 0 0,0 0 1 0 0,-1 0-1 0 0,1 0 0 0 0,0 0 0 0 0,0 0 1 0 0,0 0-1 0 0,0 0 0 0 0,0 0 1 0 0,0-1-1 0 0,0 1 0 0 0,0 0 0 0 0,0 2 1 0 0,1-1-120 0 0,0-1 0 0 0,0 1 1 0 0,0 0-1 0 0,0-1 0 0 0,0 1 1 0 0,0-1-1 0 0,0 1 0 0 0,0-1 1 0 0,0 1-1 0 0,1-1 0 0 0,-1 0 1 0 0,1 0-1 0 0,1 1 1 0 0,1 1-1 0 0,0-2 0 0 0,1 1 0 0 0,-1 0 0 0 0,0-1 0 0 0,1 0 0 0 0,-1 0 1 0 0,1 0-1 0 0,-1-1 0 0 0,1 1 0 0 0,-1-1 0 0 0,1 0 0 0 0,0-1 1 0 0,-1 1-1 0 0,5-2 0 0 0,16 1 256 0 0,-11-3-241 0 0,44-12-54 0 0,-31 5-29 0 0,29-21-175 0 0,-43 23 149 0 0,3-1-63 0 0,0-2 1 0 0,-2 0-1 0 0,1-1 1 0 0,22-27 0 0 0,-4 0-2891 0 0,-15 17-1187 0 0,0 1-2542 0 0</inkml:trace>
  <inkml:trace contextRef="#ctx0" brushRef="#br0" timeOffset="8378.5">6933 1 4375 0 0,'-10'30'4367'0'0,"-9"57"0"0"0,8 34 235 0 0,12-51-2837 0 0,12 105 1 0 0,-10-156-1734 0 0,32 196 381 0 0,-35-215-413 0 0,0 0 0 0 0,0 0 1 0 0,0-1-1 0 0,0 1 0 0 0,1 0 0 0 0,-1 0 0 0 0,0 0 0 0 0,0 0 0 0 0,0-1 0 0 0,0 1 1 0 0,1 0-1 0 0,-1 0 0 0 0,0 0 0 0 0,0 0 0 0 0,0 0 0 0 0,1 0 0 0 0,-1-1 1 0 0,0 1-1 0 0,0 0 0 0 0,0 0 0 0 0,1 0 0 0 0,-1 0 0 0 0,0 0 0 0 0,0 0 0 0 0,1 0 1 0 0,-1 0-1 0 0,0 0 0 0 0,0 0 0 0 0,1 0 0 0 0,-1 0 0 0 0,0 0 0 0 0,0 0 0 0 0,0 1 1 0 0,1-1-1 0 0,-1 0 0 0 0,0 0 0 0 0,0 0 0 0 0,0 0 0 0 0,1 0 0 0 0,-1 0 1 0 0,0 0-1 0 0,0 1 0 0 0,0-1 0 0 0,0 0 0 0 0,1 0 0 0 0,-1 0 0 0 0,0 0 0 0 0,0 1 1 0 0,0-1-1 0 0,0 0 0 0 0,0 0 0 0 0,0 0 0 0 0,0 1 0 0 0,1-1 0 0 0,-1 1 1 0 0,9-28 25 0 0,-7 19-4 0 0,57-120 1469 0 0,-45 101-1289 0 0,-3 5 210 0 0,1 0 1 0 0,16-22-1 0 0,-24 39-347 0 0,-1 1 0 0 0,1-1 0 0 0,0 1 0 0 0,1-1 0 0 0,-1 1 0 0 0,1 1 0 0 0,-1-1 0 0 0,1 0-1 0 0,0 1 1 0 0,1 0 0 0 0,-1 0 0 0 0,0 1 0 0 0,1 0 0 0 0,6-2 0 0 0,-10 3-50 0 0,-1 1 0 0 0,1 0 0 0 0,0 0 0 0 0,0-1 1 0 0,-1 1-1 0 0,1 1 0 0 0,0-1 0 0 0,0 0 0 0 0,-1 0 0 0 0,1 1 0 0 0,0-1 0 0 0,-1 1 0 0 0,1-1 0 0 0,0 1 0 0 0,-1 0 1 0 0,1-1-1 0 0,-1 1 0 0 0,3 2 0 0 0,-2-1 6 0 0,1 0-1 0 0,0 1 1 0 0,-1 0 0 0 0,1-1-1 0 0,-1 1 1 0 0,0 0 0 0 0,0 0 0 0 0,2 5-1 0 0,2 6 22 0 0,0 1 0 0 0,-2-1-1 0 0,5 21 1 0 0,-7-28-34 0 0,15 50-2 0 0,-11-40-124 0 0,-1 0 1 0 0,0 0 0 0 0,3 27-1 0 0,-5 4-616 0 0,-1-19-3277 0 0,-2-40-3612 0 0</inkml:trace>
  <inkml:trace contextRef="#ctx0" brushRef="#br0" timeOffset="8795.68">7392 454 7655 0 0,'4'20'1241'0'0,"-3"-19"-969"0"0,-1 1 0 0 0,1-1 0 0 0,0 0 0 0 0,0 0 0 0 0,0 0 1 0 0,0 0-1 0 0,0 0 0 0 0,0 0 0 0 0,0 0 0 0 0,0 0 0 0 0,0 0 0 0 0,0-1 0 0 0,1 1 0 0 0,-1 0 0 0 0,0-1 0 0 0,1 1 0 0 0,-1-1 0 0 0,0 0 0 0 0,1 1 0 0 0,-1-1 0 0 0,0 0 0 0 0,1 0 0 0 0,-1 1 1 0 0,1-1-1 0 0,-1 0 0 0 0,0-1 0 0 0,1 1 0 0 0,-1 0 0 0 0,1 0 0 0 0,1-1 0 0 0,0 0-70 0 0,0-1 1 0 0,1 1-1 0 0,-1-1 1 0 0,0 1-1 0 0,0-1 1 0 0,0 0-1 0 0,0 0 1 0 0,-1 0-1 0 0,1-1 1 0 0,0 1-1 0 0,-1-1 1 0 0,0 1-1 0 0,0-1 1 0 0,3-3-1 0 0,25-44 286 0 0,-27 42-439 0 0,1-1-1 0 0,-1 1 1 0 0,0-1-1 0 0,1-9 1 0 0,-3 15-33 0 0,0 1 1 0 0,-1-1-1 0 0,0 1 1 0 0,1-1-1 0 0,-1 1 0 0 0,0-1 1 0 0,0 1-1 0 0,-1-1 1 0 0,1 0-1 0 0,0 1 0 0 0,-1-1 1 0 0,1 1-1 0 0,-1 0 0 0 0,0-1 1 0 0,0 1-1 0 0,0-1 1 0 0,0 1-1 0 0,0 0 0 0 0,-3-3 1 0 0,3 4 8 0 0,1 0 1 0 0,-1 1 0 0 0,0-1-1 0 0,0 0 1 0 0,0 1 0 0 0,0-1-1 0 0,0 0 1 0 0,0 1-1 0 0,0-1 1 0 0,0 1 0 0 0,0 0-1 0 0,0-1 1 0 0,0 1 0 0 0,0 0-1 0 0,0 0 1 0 0,0 0-1 0 0,0-1 1 0 0,0 1 0 0 0,-1 0-1 0 0,1 0 1 0 0,0 1 0 0 0,-1-1-1 0 0,0 1 4 0 0,-1-1 0 0 0,1 1 1 0 0,0 0-1 0 0,0 0 0 0 0,-1 1 0 0 0,1-1 0 0 0,0 0 0 0 0,0 1 0 0 0,-3 2 0 0 0,0 2 54 0 0,-1 0-1 0 0,1 0 0 0 0,0 0 0 0 0,1 1 0 0 0,-5 7 0 0 0,4-3-27 0 0,0 0 0 0 0,2 0 0 0 0,-1 0 0 0 0,1 0-1 0 0,1 0 1 0 0,0 1 0 0 0,0 0 0 0 0,1-1 0 0 0,1 1 0 0 0,0-1-1 0 0,0 1 1 0 0,1 0 0 0 0,1-1 0 0 0,0 1 0 0 0,1-1 0 0 0,0 0-1 0 0,0 0 1 0 0,1 0 0 0 0,1 0 0 0 0,0 0 0 0 0,0-1 0 0 0,10 13-1 0 0,-12-19-145 0 0,0 0 0 0 0,0-1 0 0 0,0 1-1 0 0,1-1 1 0 0,-1 0 0 0 0,1 0-1 0 0,0 0 1 0 0,0 0 0 0 0,0-1-1 0 0,0 0 1 0 0,1 0 0 0 0,-1 0-1 0 0,1 0 1 0 0,-1-1 0 0 0,1 1-1 0 0,-1-1 1 0 0,1 0 0 0 0,0-1 0 0 0,0 1-1 0 0,0-1 1 0 0,-1 0 0 0 0,1 0-1 0 0,6-1 1 0 0,-6 0-349 0 0,-1 0 0 0 0,0 0-1 0 0,0 0 1 0 0,0-1 0 0 0,0 0 0 0 0,0 1 0 0 0,-1-1 0 0 0,1-1 0 0 0,0 1-1 0 0,4-4 1 0 0,6-6-5892 0 0</inkml:trace>
  <inkml:trace contextRef="#ctx0" brushRef="#br0" timeOffset="9230.55">7775 317 3223 0 0,'2'-19'1436'0'0,"-1"18"-1123"0"0,-1 0 1 0 0,0 1-1 0 0,0-1 0 0 0,0 0 0 0 0,1 0 0 0 0,-1 1 1 0 0,1-1-1 0 0,-1 0 0 0 0,0 1 0 0 0,1-1 1 0 0,-1 1-1 0 0,1-1 0 0 0,-1 0 0 0 0,1 1 1 0 0,-1-1-1 0 0,1 1 0 0 0,0-1 0 0 0,-1 1 0 0 0,1 0 1 0 0,0-1-1 0 0,-1 1 0 0 0,2-1 0 0 0,-2 1-192 0 0,1 0 0 0 0,-1 0-1 0 0,1 0 1 0 0,-1 1-1 0 0,0-1 1 0 0,1 0-1 0 0,-1 0 1 0 0,0 0 0 0 0,1 1-1 0 0,-1-1 1 0 0,0 0-1 0 0,1 0 1 0 0,-1 0 0 0 0,0 1-1 0 0,1-1 1 0 0,-1 0-1 0 0,0 1 1 0 0,0-1 0 0 0,1 0-1 0 0,-1 1 1 0 0,0-1-1 0 0,0 0 1 0 0,0 1 0 0 0,1-1-1 0 0,-1 1 1 0 0,0-1-1 0 0,0 0 1 0 0,0 1-1 0 0,0-1 1 0 0,0 0 0 0 0,0 1-1 0 0,0-1 1 0 0,0 1-1 0 0,2 16 1292 0 0,-2-16-1273 0 0,2 28 672 0 0,1 1 1 0 0,1-1-1 0 0,11 37 0 0 0,-15-63-805 0 0,1-1-1 0 0,0 1 0 0 0,0-1 1 0 0,1 1-1 0 0,-1-1 1 0 0,0 0-1 0 0,1 0 1 0 0,-1 1-1 0 0,1-1 1 0 0,0 0-1 0 0,-1 0 0 0 0,1-1 1 0 0,0 1-1 0 0,0 0 1 0 0,1 0-1 0 0,-1-1 1 0 0,0 0-1 0 0,0 1 0 0 0,1-1 1 0 0,-1 0-1 0 0,1 0 1 0 0,-1 0-1 0 0,1 0 1 0 0,-1-1-1 0 0,1 1 1 0 0,3 0-1 0 0,-2-1-22 0 0,-1 0 0 0 0,1 0 1 0 0,-1-1-1 0 0,1 1 0 0 0,-1 0 1 0 0,1-1-1 0 0,-1 0 0 0 0,0 0 0 0 0,0 0 1 0 0,1 0-1 0 0,-1-1 0 0 0,0 1 0 0 0,0-1 1 0 0,0 0-1 0 0,0 0 0 0 0,0 0 0 0 0,-1 0 1 0 0,1 0-1 0 0,3-5 0 0 0,8-13 298 0 0,-1 0 0 0 0,-1 0 1 0 0,-1-2-1 0 0,-1 1 0 0 0,-1-2 0 0 0,8-27 0 0 0,-16 48 500 0 0,-2 4-239 0 0,-4 9 23 0 0,-5 16-124 0 0,-8 68 217 0 0,-7 128-1 0 0,11-78-377 0 0,-64 413 976 0 0,75-542-1276 0 0,0-5-263 0 0,1 0-1 0 0,0 1 1 0 0,1-1-1 0 0,0 0 1 0 0,1 1-1 0 0,0-1 1 0 0,3 18-1 0 0,-1-25-1627 0 0</inkml:trace>
  <inkml:trace contextRef="#ctx0" brushRef="#br0" timeOffset="10696.71">1023 2471 5063 0 0,'-6'3'432'0'0,"1"0"0"0"0,0 0-1 0 0,0 1 1 0 0,0-1-1 0 0,1 1 1 0 0,-1 0 0 0 0,1 1-1 0 0,0-1 1 0 0,0 1 0 0 0,1 0-1 0 0,-1 0 1 0 0,-3 8-1 0 0,2-4 172 0 0,1 1 0 0 0,0-1 0 0 0,1 1 0 0 0,1 1 0 0 0,-1-1 0 0 0,-1 17 0 0 0,3 4 801 0 0,1 0 0 0 0,1 1 0 0 0,10 55 0 0 0,-9-69-1045 0 0,2 13-59 0 0,1-2 1 0 0,2 1-1 0 0,0 0 1 0 0,18 40 0 0 0,-24-67-301 0 0,0-1 1 0 0,0 0 0 0 0,0 0-1 0 0,0 1 1 0 0,1-1 0 0 0,-1 0-1 0 0,1 0 1 0 0,-1 0 0 0 0,1-1 0 0 0,0 1-1 0 0,0 0 1 0 0,-1-1 0 0 0,1 1-1 0 0,1-1 1 0 0,-1 0 0 0 0,0 1-1 0 0,0-1 1 0 0,4 1 0 0 0,-4-2-1 0 0,0 1 0 0 0,0-1-1 0 0,0 0 1 0 0,0-1 0 0 0,1 1 0 0 0,-1 0 0 0 0,0-1 0 0 0,0 1 0 0 0,0-1 0 0 0,-1 1 0 0 0,1-1-1 0 0,0 0 1 0 0,0 0 0 0 0,0 0 0 0 0,0 0 0 0 0,-1 0 0 0 0,1 0 0 0 0,0-1 0 0 0,-1 1-1 0 0,1-1 1 0 0,-1 1 0 0 0,2-3 0 0 0,4-4 27 0 0,0-1 0 0 0,0 0 0 0 0,-1-1 0 0 0,-1 1 0 0 0,1-1 0 0 0,6-20 0 0 0,18-68 270 0 0,-21 62-239 0 0,22-75 326 0 0,-24 151-248 0 0,-2-3-136 0 0,8 52 0 0 0,-11-81 0 0 0,1 0 0 0 0,-1 1 0 0 0,1-2 0 0 0,0 1 0 0 0,1 0 0 0 0,0-1 0 0 0,0 1 0 0 0,6 7 0 0 0,-8-13 0 0 0,0 0-1 0 0,-1 0 1 0 0,1 0-1 0 0,0 0 1 0 0,0 0-1 0 0,1 0 1 0 0,-1 0-1 0 0,0-1 1 0 0,1 1 0 0 0,-1-1-1 0 0,1 0 1 0 0,-1 1-1 0 0,1-1 1 0 0,-1 0-1 0 0,1-1 1 0 0,0 1-1 0 0,0 0 1 0 0,-1-1-1 0 0,6 1 1 0 0,-5-1 2 0 0,1-1-1 0 0,-1 0 1 0 0,1 1 0 0 0,-1-1-1 0 0,1-1 1 0 0,-1 1 0 0 0,0 0 0 0 0,1-1-1 0 0,-1 0 1 0 0,0 1 0 0 0,0-1-1 0 0,0-1 1 0 0,3-2 0 0 0,4-4 38 0 0,-2 0 0 0 0,1 0 1 0 0,-1-1-1 0 0,-1 0 0 0 0,0 0 1 0 0,0-1-1 0 0,7-17 0 0 0,-8 14 12 0 0,-2-1-1 0 0,1 0 0 0 0,-2 1 0 0 0,0-1 0 0 0,-1 0 0 0 0,0-1 0 0 0,-1-29 0 0 0,-2 27-50 0 0,-1-1 0 0 0,0 1 0 0 0,-1 0 0 0 0,-1 0-1 0 0,-1 0 1 0 0,-8-20 0 0 0,11 33 3 0 0,-1 1 0 0 0,1-1 1 0 0,-1 0-1 0 0,0 1 0 0 0,-4-5 0 0 0,6 8-28 0 0,0-1-1 0 0,0 1 0 0 0,-1-1 1 0 0,1 1-1 0 0,-1 0 1 0 0,1 0-1 0 0,-1 0 1 0 0,1 0-1 0 0,-1 0 0 0 0,0 0 1 0 0,1 0-1 0 0,-1 0 1 0 0,0 1-1 0 0,0-1 1 0 0,0 1-1 0 0,1-1 0 0 0,-4 1 1 0 0,5 0-3 0 0,-1 0 1 0 0,1 0-1 0 0,-1 0 1 0 0,1 1-1 0 0,-1-1 1 0 0,1 0-1 0 0,0 0 1 0 0,-1 1-1 0 0,1-1 1 0 0,-1 0-1 0 0,1 1 1 0 0,0-1-1 0 0,-1 0 1 0 0,1 1-1 0 0,0-1 1 0 0,-1 0-1 0 0,1 1 1 0 0,0-1-1 0 0,0 1 1 0 0,-1-1-1 0 0,1 1 1 0 0,0-1-1 0 0,0 1 1 0 0,0-1-1 0 0,0 1 1 0 0,0-1-1 0 0,0 1 1 0 0,0-1-1 0 0,0 1 0 0 0,0-1 1 0 0,0 1-1 0 0,0-1 1 0 0,0 1-1 0 0,0-1 1 0 0,0 0-1 0 0,0 1 1 0 0,0-1-1 0 0,0 1 1 0 0,0-1-1 0 0,1 1 1 0 0,-1-1-1 0 0,0 1 1 0 0,0-1-1 0 0,1 1 1 0 0,-1-1-1 0 0,12 23-1409 0 0,-5-16-529 0 0,1-1-5021 0 0</inkml:trace>
  <inkml:trace contextRef="#ctx0" brushRef="#br0" timeOffset="11158.11">1694 2496 1375 0 0,'-5'7'1115'0'0,"-8"15"3730"0"0,-12 27 1 0 0,21-39-3947 0 0,0-1 0 0 0,1 1 1 0 0,0 0-1 0 0,1 0 0 0 0,1 0 0 0 0,-2 11 0 0 0,2 4-78 0 0,0 1 0 0 0,6 40-1 0 0,-5-58-725 0 0,2 0-1 0 0,-1 0 1 0 0,1 0 0 0 0,0-1-1 0 0,1 1 1 0 0,0-1-1 0 0,0 1 1 0 0,0-1 0 0 0,1 0-1 0 0,0 0 1 0 0,1-1 0 0 0,7 10-1 0 0,-10-14-80 0 0,0-1 1 0 0,-1 1-1 0 0,1 0 1 0 0,0-1-1 0 0,0 0 0 0 0,0 0 1 0 0,0 1-1 0 0,0-1 0 0 0,1 0 1 0 0,-1-1-1 0 0,0 1 0 0 0,0 0 1 0 0,1-1-1 0 0,-1 1 0 0 0,0-1 1 0 0,1 0-1 0 0,-1 1 0 0 0,3-1 1 0 0,-1-1 1 0 0,0 0 0 0 0,0 1 0 0 0,-1-1 0 0 0,1-1 0 0 0,0 1 0 0 0,-1 0 0 0 0,1-1 0 0 0,-1 0 0 0 0,0 0 0 0 0,5-3 0 0 0,0-1 21 0 0,-1 0 0 0 0,0 0 1 0 0,-1-1-1 0 0,0 0 0 0 0,0 0 0 0 0,0 0 1 0 0,-1-1-1 0 0,8-13 0 0 0,-5 1 12 0 0,0 0 0 0 0,-1-1 0 0 0,-1 0 0 0 0,-1 0 0 0 0,-1 0 0 0 0,-1 0 0 0 0,-1-1 0 0 0,0 1 0 0 0,-2-1 0 0 0,-1 1 0 0 0,-4-34 0 0 0,4 50-42 0 0,0 0-1 0 0,-1 0 1 0 0,0 0-1 0 0,1 0 1 0 0,-2 0-1 0 0,1 0 1 0 0,0 1-1 0 0,-1-1 1 0 0,0 1-1 0 0,0 0 1 0 0,0 0-1 0 0,-1 0 1 0 0,1 0-1 0 0,-1 1 1 0 0,0-1-1 0 0,-8-5 1 0 0,7 7-23 0 0,0-1 0 0 0,0 1 0 0 0,0 0 0 0 0,-1 0 0 0 0,1 1 0 0 0,-1-1 0 0 0,1 1 0 0 0,-1 0 0 0 0,0 1 0 0 0,1-1 0 0 0,-1 1 0 0 0,0 1 0 0 0,1-1 0 0 0,-1 1 0 0 0,-7 1 0 0 0,8-1-98 0 0,0 1 0 0 0,-1 0 0 0 0,1 0 0 0 0,0 0 0 0 0,0 1 0 0 0,0-1 0 0 0,0 1 1 0 0,1 1-1 0 0,-1-1 0 0 0,1 0 0 0 0,0 1 0 0 0,0 0 0 0 0,0 0 0 0 0,0 0 0 0 0,1 1 0 0 0,0-1 0 0 0,0 1 0 0 0,0 0 0 0 0,0-1 1 0 0,1 1-1 0 0,0 1 0 0 0,0-1 0 0 0,0 0 0 0 0,0 0 0 0 0,1 1 0 0 0,0-1 0 0 0,0 1 0 0 0,1-1 0 0 0,-1 1 0 0 0,1 0 1 0 0,0-1-1 0 0,1 1 0 0 0,-1-1 0 0 0,1 1 0 0 0,0-1 0 0 0,1 1 0 0 0,-1-1 0 0 0,6 10 0 0 0,-6-12-201 0 0,0-1 1 0 0,1 0-1 0 0,-1 1 0 0 0,1-1 0 0 0,0 0 0 0 0,0 0 0 0 0,0 0 0 0 0,0 0 1 0 0,0 0-1 0 0,0-1 0 0 0,0 1 0 0 0,1-1 0 0 0,3 3 0 0 0,4-1-5077 0 0</inkml:trace>
  <inkml:trace contextRef="#ctx0" brushRef="#br0" timeOffset="11649.83">2077 2476 9847 0 0,'-2'4'479'0'0,"-5"2"4540"0"0,2-3-2222 0 0,-1 4-81 0 0,-1 13-1013 0 0,-1 17-1269 0 0,3 23-299 0 0,5-41-55 0 0,1 0 0 0 0,0 0 0 0 0,5 22 0 0 0,-4-33-58 0 0,0 1 1 0 0,0 0-1 0 0,0-1 0 0 0,1 0 1 0 0,1 1-1 0 0,-1-1 0 0 0,1-1 1 0 0,1 1-1 0 0,0 0 0 0 0,0-1 1 0 0,0 0-1 0 0,1 0 0 0 0,0-1 1 0 0,0 1-1 0 0,12 8 0 0 0,-15-13-21 0 0,-1 0-1 0 0,1 0 1 0 0,-1-1-1 0 0,1 0 1 0 0,0 1-1 0 0,0-1 1 0 0,0 0-1 0 0,0 0 1 0 0,0-1-1 0 0,0 1 1 0 0,0 0-1 0 0,0-1 1 0 0,0 0-1 0 0,0 0 1 0 0,0 0-1 0 0,0 0 1 0 0,6-1-1 0 0,-5-1 2 0 0,0 1 0 0 0,0-1 0 0 0,0 0 0 0 0,0 0 0 0 0,0 0 0 0 0,-1 0 0 0 0,1 0 0 0 0,-1-1-1 0 0,1 0 1 0 0,-1 0 0 0 0,4-4 0 0 0,1-4 5 0 0,0 1 0 0 0,0-1 0 0 0,-1-1 0 0 0,-1 1 0 0 0,0-1 0 0 0,-1 0 0 0 0,6-17 0 0 0,0-4 67 0 0,-2 0-1 0 0,-1-2 1 0 0,-1 1 0 0 0,3-64-1 0 0,-12 84-73 0 0,-1 12 1 0 0,2 3 3 0 0,1 0 0 0 0,-1 0 0 0 0,1 0 0 0 0,0 0 0 0 0,0 0 0 0 0,-1 1 0 0 0,1-1-1 0 0,0 0 1 0 0,0 0 0 0 0,0 0 0 0 0,0 0 0 0 0,0 0 0 0 0,0 0 0 0 0,0 0 0 0 0,1 0 0 0 0,-1 0 0 0 0,1 2 0 0 0,5 26 97 0 0,-1 0-1 0 0,1 33 1 0 0,-4-36 116 0 0,1 1 0 0 0,14 51 0 0 0,-17-75-214 0 0,1 1 0 0 0,1-1 0 0 0,-1 0-1 0 0,0 0 1 0 0,1 0 0 0 0,-1 0 0 0 0,1-1-1 0 0,0 1 1 0 0,0 0 0 0 0,0-1-1 0 0,1 1 1 0 0,-1-1 0 0 0,0 0 0 0 0,1 0-1 0 0,0 0 1 0 0,-1 0 0 0 0,4 2-1 0 0,-4-3-39 0 0,0-1 0 0 0,1 1-1 0 0,-1-1 1 0 0,0 1 0 0 0,0-1-1 0 0,0 0 1 0 0,0 0-1 0 0,1 0 1 0 0,-1 0 0 0 0,0 0-1 0 0,0 0 1 0 0,1-1 0 0 0,-1 1-1 0 0,0-1 1 0 0,0 1 0 0 0,0-1-1 0 0,0 0 1 0 0,0 0-1 0 0,0 0 1 0 0,0 0 0 0 0,0 0-1 0 0,0 0 1 0 0,-1-1 0 0 0,1 1-1 0 0,2-3 1 0 0,1 0-508 0 0,0 0 1 0 0,-1-1 0 0 0,1 0-1 0 0,-1 0 1 0 0,0 0 0 0 0,4-8-1 0 0,-1 0-6915 0 0</inkml:trace>
  <inkml:trace contextRef="#ctx0" brushRef="#br0" timeOffset="12004.38">2557 1987 919 0 0,'-3'4'1116'0'0,"0"1"0"0"0,1 0 0 0 0,-1 1-1 0 0,1-1 1 0 0,0 0 0 0 0,0 1-1 0 0,1-1 1 0 0,0 1 0 0 0,0-1-1 0 0,-1 11 1 0 0,0-3 443 0 0,-4 54 4009 0 0,7 37-2902 0 0,0-20-2268 0 0,-3-16-60 0 0,0-14-182 0 0,2 1 1 0 0,10 81 0 0 0,-8-127-178 0 0,0 0 0 0 0,0 0 1 0 0,1 0-1 0 0,0-1 0 0 0,1 1 0 0 0,-1-1 0 0 0,2 0 0 0 0,6 11 0 0 0,-9-16-104 0 0,0-1-1 0 0,0 1 0 0 0,0-1 0 0 0,0 0 1 0 0,0 0-1 0 0,1 1 0 0 0,-1-1 0 0 0,1-1 1 0 0,-1 1-1 0 0,1 0 0 0 0,0-1 0 0 0,0 1 1 0 0,0-1-1 0 0,0 0 0 0 0,0 0 0 0 0,0 0 1 0 0,0 0-1 0 0,0 0 0 0 0,0-1 0 0 0,0 1 1 0 0,0-1-1 0 0,0 0 0 0 0,0 0 0 0 0,1 0 1 0 0,-1-1-1 0 0,0 1 0 0 0,0-1 0 0 0,4 0 1 0 0,9-6-7241 0 0</inkml:trace>
  <inkml:trace contextRef="#ctx0" brushRef="#br0" timeOffset="12381.52">3018 2248 5407 0 0,'-15'2'780'0'0,"11"-2"-359"0"0,1 1 0 0 0,0 0 1 0 0,-1 0-1 0 0,1 0 0 0 0,0 0 0 0 0,0 1 0 0 0,0-1 0 0 0,0 1 0 0 0,0 0 0 0 0,0 0 0 0 0,0 0 0 0 0,1 0 0 0 0,-1 0 0 0 0,1 0 0 0 0,-1 1 0 0 0,1 0 0 0 0,0-1 0 0 0,0 1 0 0 0,0 0 0 0 0,0 0 0 0 0,1 0 0 0 0,-3 5 0 0 0,-42 60 3858 0 0,34-46-3587 0 0,-10 15 389 0 0,-21 53-1 0 0,38-77-1011 0 0,0 1 0 0 0,2 0 0 0 0,-1-1 0 0 0,1 1 0 0 0,1 0 0 0 0,1 1-1 0 0,0-1 1 0 0,1 15 0 0 0,0-26-69 0 0,0 0-1 0 0,0 0 1 0 0,1 1 0 0 0,-1-1-1 0 0,1 0 1 0 0,0 0-1 0 0,0 0 1 0 0,0 0 0 0 0,1 0-1 0 0,-1 0 1 0 0,1-1-1 0 0,-1 1 1 0 0,1 0 0 0 0,0-1-1 0 0,0 1 1 0 0,0-1 0 0 0,1 1-1 0 0,-1-1 1 0 0,0 0-1 0 0,1 0 1 0 0,-1 0 0 0 0,1-1-1 0 0,0 1 1 0 0,0 0-1 0 0,0-1 1 0 0,3 1 0 0 0,-2 0-214 0 0,0-1 1 0 0,1 0-1 0 0,-1-1 1 0 0,0 1-1 0 0,1-1 1 0 0,-1 0-1 0 0,1 0 1 0 0,-1 0-1 0 0,1-1 1 0 0,-1 1-1 0 0,0-1 1 0 0,1 0-1 0 0,-1 0 1 0 0,0-1-1 0 0,1 1 1 0 0,-1-1-1 0 0,0 0 1 0 0,6-4 0 0 0,9-7-6913 0 0</inkml:trace>
  <inkml:trace contextRef="#ctx0" brushRef="#br0" timeOffset="12801.26">3054 1812 455 0 0,'-7'6'1581'0'0,"1"0"0"0"0,-1 1 0 0 0,1-1 0 0 0,1 1-1 0 0,0 0 1 0 0,0 1 0 0 0,-4 7 0 0 0,3-3-322 0 0,1-1 0 0 0,1 1 0 0 0,0 0 0 0 0,-4 16 1 0 0,3 9-101 0 0,1 0 0 0 0,1 54 1 0 0,3-55-486 0 0,-1-3-388 0 0,1 200 1152 0 0,3-183-1291 0 0,2 0-1 0 0,18 80 1 0 0,-23-128-222 0 0,1 0 1 0 0,-1-1 0 0 0,1 1 0 0 0,0 0-1 0 0,-1 0 1 0 0,1-1 0 0 0,0 1 0 0 0,0-1-1 0 0,0 1 1 0 0,0-1 0 0 0,1 1-1 0 0,-1-1 1 0 0,0 1 0 0 0,0-1 0 0 0,1 0-1 0 0,-1 0 1 0 0,1 0 0 0 0,-1 0 0 0 0,1 0-1 0 0,0 0 1 0 0,-1 0 0 0 0,1 0-1 0 0,0-1 1 0 0,0 1 0 0 0,-1-1 0 0 0,1 1-1 0 0,0-1 1 0 0,4 1 0 0 0,-4-1-765 0 0,1 0 1 0 0,0-1 0 0 0,0 1-1 0 0,-1 0 1 0 0,1-1-1 0 0,0 1 1 0 0,3-3 0 0 0,12-4-6416 0 0</inkml:trace>
  <inkml:trace contextRef="#ctx0" brushRef="#br0" timeOffset="13195.44">3670 2171 8807 0 0,'-13'37'3168'0'0,"1"1"-1"0"0,2 0 1 0 0,-9 67-1 0 0,17-77-2330 0 0,1 40-1 0 0,2-52-735 0 0,0-1 1 0 0,2 1-1 0 0,4 15 0 0 0,-6-25-75 0 0,1 0 0 0 0,0 0 0 0 0,0-1 0 0 0,0 1-1 0 0,1-1 1 0 0,0 1 0 0 0,0-1 0 0 0,1 0 0 0 0,-1 0-1 0 0,9 8 1 0 0,-11-12-24 0 0,1 0-1 0 0,-1 0 1 0 0,1-1-1 0 0,-1 1 1 0 0,1 0 0 0 0,-1-1-1 0 0,1 1 1 0 0,-1-1-1 0 0,1 0 1 0 0,0 0 0 0 0,-1 1-1 0 0,1-1 1 0 0,0 0-1 0 0,-1 0 1 0 0,1 0-1 0 0,-1-1 1 0 0,1 1 0 0 0,0 0-1 0 0,-1-1 1 0 0,1 1-1 0 0,-1-1 1 0 0,1 1 0 0 0,-1-1-1 0 0,1 0 1 0 0,-1 0-1 0 0,1 1 1 0 0,-1-1-1 0 0,0 0 1 0 0,1 0 0 0 0,-1-1-1 0 0,1 0 1 0 0,4-3 9 0 0,0-1 0 0 0,0 1 0 0 0,-1-1 0 0 0,0 0 0 0 0,5-9 0 0 0,9-17-139 0 0,-2-2 0 0 0,-2 0 0 0 0,-1 0 0 0 0,-1-2 0 0 0,-2 1 0 0 0,-2-2 0 0 0,6-43 0 0 0,-13 58-149 0 0,-1 8-1187 0 0,1 0-3565 0 0,2 2-1918 0 0</inkml:trace>
  <inkml:trace contextRef="#ctx0" brushRef="#br0" timeOffset="13641.45">4256 1991 4143 0 0,'-7'9'2771'0'0,"0"-1"-1"0"0,-1 0 0 0 0,-11 10 1 0 0,10-10-1333 0 0,1 1 1 0 0,-1 0 0 0 0,-7 11-1 0 0,11-14-1173 0 0,1 1 0 0 0,-1 0 0 0 0,1 0-1 0 0,1 0 1 0 0,-1 1 0 0 0,1 0 0 0 0,-2 8 0 0 0,5-13-234 0 0,-1-1 0 0 0,1 1-1 0 0,0-1 1 0 0,0 1 0 0 0,0 0 0 0 0,0-1 0 0 0,1 1 0 0 0,-1-1 0 0 0,1 0 0 0 0,-1 1 0 0 0,1-1 0 0 0,0 1 0 0 0,0-1-1 0 0,0 0 1 0 0,0 1 0 0 0,0-1 0 0 0,1 0 0 0 0,-1 0 0 0 0,1 0 0 0 0,-1 0 0 0 0,1 0 0 0 0,0 0 0 0 0,-1-1 0 0 0,1 1-1 0 0,0-1 1 0 0,0 1 0 0 0,3 1 0 0 0,1 0-25 0 0,-1-1-1 0 0,1 1 1 0 0,0-1-1 0 0,-1 0 1 0 0,1 0-1 0 0,0-1 1 0 0,12 2-1 0 0,-12-3-2 0 0,-1 1 0 0 0,0 0 0 0 0,0 0 0 0 0,0 1 0 0 0,0-1 0 0 0,0 1 0 0 0,0 0-1 0 0,0 0 1 0 0,0 1 0 0 0,8 5 0 0 0,-2 1-3 0 0,-8-7 0 0 0,-1 0 0 0 0,1 0 0 0 0,-1 0 0 0 0,1 1 0 0 0,-1-1 0 0 0,0 0 0 0 0,3 5 0 0 0,-5-6 0 0 0,1 1 0 0 0,-1-1 0 0 0,1 1 0 0 0,-1-1 0 0 0,0 1 0 0 0,1-1 0 0 0,-1 1 0 0 0,0 0 0 0 0,0-1 0 0 0,0 1 0 0 0,0 0 0 0 0,0-1 0 0 0,-1 1 0 0 0,1-1 0 0 0,0 1 0 0 0,-1-1 0 0 0,1 1 0 0 0,-2 2 0 0 0,-7 13-69 0 0,-1 0 0 0 0,0-1-1 0 0,-1 0 1 0 0,0-1 0 0 0,-1 0-1 0 0,-1-1 1 0 0,-20 18 0 0 0,-7 8-90 0 0,22-26-775 0 0,16-17-764 0 0,8-8-706 0 0,-1 2 68 0 0,1 0-3643 0 0</inkml:trace>
  <inkml:trace contextRef="#ctx0" brushRef="#br0" timeOffset="14038.45">4394 2220 5983 0 0,'25'0'793'0'0,"-7"0"734"0"0,0 0-1 0 0,0-1 1 0 0,21-3-1 0 0,-33 2-1151 0 0,0 1 0 0 0,0-1 1 0 0,0 0-1 0 0,-1 0 0 0 0,1-1 0 0 0,-1 0 0 0 0,0 0 0 0 0,1 0 0 0 0,-1 0 0 0 0,0-1 1 0 0,-1 0-1 0 0,1 0 0 0 0,5-7 0 0 0,16-27 684 0 0,-25 37-991 0 0,0-1-1 0 0,0 0 0 0 0,0 0 1 0 0,0 0-1 0 0,-1 1 0 0 0,1-1 1 0 0,0 0-1 0 0,-1 0 0 0 0,0 0 1 0 0,1 0-1 0 0,-1 0 0 0 0,0 0 1 0 0,0 0-1 0 0,0-1 0 0 0,0 1 1 0 0,-1 0-1 0 0,1 0 0 0 0,-1 0 1 0 0,1 0-1 0 0,-2-2 0 0 0,2 4-27 0 0,-1-1 0 0 0,0 0 0 0 0,1 1 1 0 0,-1-1-1 0 0,0 1 0 0 0,0-1 0 0 0,1 1 0 0 0,-1 0 0 0 0,0-1 0 0 0,0 1 0 0 0,0 0 0 0 0,0-1 0 0 0,0 1 0 0 0,0 0 0 0 0,1 0 0 0 0,-1 0 1 0 0,0 0-1 0 0,0 0 0 0 0,0 0 0 0 0,0 0 0 0 0,0 0 0 0 0,0 0 0 0 0,0 0 0 0 0,0 0 0 0 0,0 1 0 0 0,1-1 0 0 0,-1 0 0 0 0,0 1 1 0 0,0-1-1 0 0,0 1 0 0 0,0-1 0 0 0,1 1 0 0 0,-1-1 0 0 0,0 1 0 0 0,-3 2 33 0 0,0-1 0 0 0,0 0 0 0 0,1 1 0 0 0,-1 0 1 0 0,1 0-1 0 0,-4 4 0 0 0,-5 9-76 0 0,1 1 1 0 0,1 1-1 0 0,1-1 1 0 0,0 2-1 0 0,1-1 1 0 0,1 1-1 0 0,0 0 1 0 0,2 1-1 0 0,0 0 1 0 0,2-1-1 0 0,0 1 1 0 0,1 1-1 0 0,1-1 1 0 0,1 0-1 0 0,4 36 1 0 0,-3-52 24 0 0,0 1 1 0 0,0-1 0 0 0,0 0-1 0 0,1 0 1 0 0,-1 0 0 0 0,1 0-1 0 0,0 0 1 0 0,0 0-1 0 0,1 0 1 0 0,-1-1 0 0 0,1 1-1 0 0,0-1 1 0 0,0 0 0 0 0,0 1-1 0 0,0-1 1 0 0,1-1-1 0 0,-1 1 1 0 0,1 0 0 0 0,0-1-1 0 0,-1 0 1 0 0,1 0 0 0 0,0 0-1 0 0,0 0 1 0 0,1-1-1 0 0,-1 0 1 0 0,0 0 0 0 0,0 0-1 0 0,1 0 1 0 0,-1 0-1 0 0,6-1 1 0 0,9-6 50 0 0,43-21-73 0 0,-46 20-92 0 0,-3-3-93 0 0,38-30-36 0 0,-44 35 149 0 0,0 0 0 0 0,0-1 0 0 0,-1 0 0 0 0,1 0 0 0 0,5-8 0 0 0,-3 3-98 0 0,7-6-783 0 0,20-28-251 0 0</inkml:trace>
  <inkml:trace contextRef="#ctx0" brushRef="#br0" timeOffset="14410.19">5491 1540 14279 0 0,'-10'7'724'0'0,"9"-6"-431"0"0,0-1 1 0 0,1 0 0 0 0,-1 1 0 0 0,0-1-1 0 0,1 0 1 0 0,-1 1 0 0 0,1-1 0 0 0,-1 1-1 0 0,1-1 1 0 0,-1 1 0 0 0,1-1-1 0 0,-1 1 1 0 0,1 0 0 0 0,-1-1 0 0 0,1 1-1 0 0,0 0 1 0 0,-1-1 0 0 0,1 1 0 0 0,0 0-1 0 0,-1-1 1 0 0,1 1 0 0 0,0 0-1 0 0,0 0 1 0 0,0-1 0 0 0,0 1 0 0 0,0 0-1 0 0,0 1 1 0 0,-2 136 1885 0 0,0-1-1878 0 0,18 160 0 0 0,-14-282-622 0 0,0-1-1 0 0,1 0 1 0 0,1 0-1 0 0,0 0 1 0 0,9 19-1 0 0,-12-32 218 0 0,-1 0 0 0 0,0 0 0 0 0,1-1 0 0 0,-1 1 1 0 0,0 0-1 0 0,1-1 0 0 0,-1 1 0 0 0,1 0 0 0 0,0-1 0 0 0,-1 1 0 0 0,1-1 0 0 0,-1 1 0 0 0,1-1 0 0 0,0 1 0 0 0,-1-1 0 0 0,1 0 0 0 0,0 1 1 0 0,-1-1-1 0 0,1 0 0 0 0,0 1 0 0 0,0-1 0 0 0,-1 0 0 0 0,1 0 0 0 0,0 0 0 0 0,0 0 0 0 0,-1 0 0 0 0,1 0 0 0 0,0 0 0 0 0,0 0 1 0 0,0 0-1 0 0,-1 0 0 0 0,1 0 0 0 0,1 0 0 0 0,3-3-7355 0 0</inkml:trace>
  <inkml:trace contextRef="#ctx0" brushRef="#br0" timeOffset="14411.19">5251 1922 11975 0 0,'-1'2'225'0'0,"0"-1"0"0"0,0 0 0 0 0,0 0 0 0 0,0 1 0 0 0,1-1 0 0 0,-1 1 0 0 0,1-1 0 0 0,-1 0 0 0 0,1 1 0 0 0,-1-1 0 0 0,1 1 0 0 0,0 2 0 0 0,0-3 53 0 0,1 1 0 0 0,-1-1 0 0 0,1 0 0 0 0,0 0 0 0 0,0 0 0 0 0,-1 0-1 0 0,1-1 1 0 0,0 1 0 0 0,0 0 0 0 0,0 0 0 0 0,0 0 0 0 0,0-1 0 0 0,0 1 0 0 0,0 0 0 0 0,0-1 0 0 0,0 1 0 0 0,3 0 0 0 0,8 5 511 0 0,1-1-1 0 0,0 0 1 0 0,0-1-1 0 0,24 5 1 0 0,-34-9-449 0 0,9 1-159 0 0,35 2-70 0 0,-36-3-14 0 0,3-1-17 0 0,41-6-76 0 0,-29 1-52 0 0,25-13-12 0 0,-38 15-180 0 0,-1-3-49 0 0,34-20-6 0 0,-27 14-26 0 0,-17 10 214 0 0,13-11-559 0 0,-1-1 0 0 0,0 0-1 0 0,12-19 1 0 0,-9 4-6801 0 0</inkml:trace>
  <inkml:trace contextRef="#ctx0" brushRef="#br0" timeOffset="14808.3">5804 1445 3679 0 0,'-6'22'2249'0'0,"0"0"0"0"0,2 0 0 0 0,0 0-1 0 0,0 45 1 0 0,0-8 1147 0 0,2-44-2907 0 0,-19 400 4511 0 0,21-404-4957 0 0,1 1-1 0 0,5 19 0 0 0,-5-28-50 0 0,0 1 0 0 0,0-1 0 0 0,0 0 0 0 0,0 1 0 0 0,0-1 0 0 0,1 0 0 0 0,0 0 0 0 0,0 0 0 0 0,0 0 0 0 0,0 0 0 0 0,0 0 0 0 0,0-1 0 0 0,4 4 0 0 0,-6-6-10 0 0,1 1 0 0 0,0-1 0 0 0,0 1 0 0 0,-1-1 1 0 0,1 0-1 0 0,0 1 0 0 0,0-1 0 0 0,0 0 0 0 0,0 0 0 0 0,0 1 0 0 0,-1-1 0 0 0,1 0 0 0 0,0 0 0 0 0,0 0 0 0 0,0 0 1 0 0,0 0-1 0 0,0 0 0 0 0,0 0 0 0 0,-1-1 0 0 0,1 1 0 0 0,0 0 0 0 0,0 0 0 0 0,1-1 0 0 0,1-1-20 0 0,-1 1 0 0 0,0 0-1 0 0,0-1 1 0 0,0 1 0 0 0,0-1-1 0 0,-1 0 1 0 0,1 0 0 0 0,2-3-1 0 0,2-3-78 0 0,0-1 1 0 0,8-19-1 0 0,31-95 167 0 0,-36 93 169 0 0,1 0-1 0 0,2 1 1 0 0,1 0-1 0 0,21-35 0 0 0,-33 62-176 0 0,0 0 0 0 0,1 0 0 0 0,0 0 0 0 0,-1 0 0 0 0,1 0 0 0 0,0 1 0 0 0,0-1 0 0 0,0 0 0 0 0,0 1 0 0 0,0-1 0 0 0,0 1 0 0 0,0 0 0 0 0,1 0 0 0 0,-1 0 0 0 0,0 0-1 0 0,1 0 1 0 0,-1 0 0 0 0,1 1 0 0 0,-1-1 0 0 0,1 1 0 0 0,-1 0 0 0 0,5-1 0 0 0,-2 1-4 0 0,-2-1-35 0 0,0 1 1 0 0,0 0-1 0 0,0 0 0 0 0,0 0 1 0 0,-1 0-1 0 0,1 1 0 0 0,0-1 1 0 0,0 1-1 0 0,0-1 0 0 0,0 1 0 0 0,0 0 1 0 0,-1 0-1 0 0,1 1 0 0 0,0-1 1 0 0,-1 0-1 0 0,1 1 0 0 0,-1 0 1 0 0,0-1-1 0 0,1 1 0 0 0,-1 0 0 0 0,0 0 1 0 0,0 1-1 0 0,0-1 0 0 0,0 0 1 0 0,-1 1-1 0 0,1-1 0 0 0,2 5 1 0 0,2 7 7 0 0,0 0 0 0 0,0 0 1 0 0,-1 1-1 0 0,3 19 0 0 0,3 7 60 0 0,-2-10-104 0 0,-1 1 0 0 0,3 43 1 0 0,-1-11-958 0 0,-10-62 493 0 0,4 15 956 0 0,-1-11-2043 0 0,2-5-4187 0 0,0-4-1364 0 0</inkml:trace>
  <inkml:trace contextRef="#ctx0" brushRef="#br0" timeOffset="15272.93">6375 1682 11975 0 0,'-6'13'1212'0'0,"2"0"0"0"0,-1 1 0 0 0,2-1 0 0 0,0 1 0 0 0,1 0 0 0 0,-1 17 0 0 0,3 88 1921 0 0,2-51-2394 0 0,-2-45-564 0 0,-1-5-113 0 0,1 1 0 0 0,1-1 0 0 0,1 0-1 0 0,6 30 1 0 0,-3-37-264 0 0,-1-11-1482 0 0,1-4-4408 0 0</inkml:trace>
  <inkml:trace contextRef="#ctx0" brushRef="#br0" timeOffset="15659.77">6302 1520 7367 0 0,'-16'-15'1187'0'0,"4"8"7194"0"0,16 8-7663 0 0,-1 1-1 0 0,1-1 0 0 0,0 0 1 0 0,0 0-1 0 0,0 0 0 0 0,7 0 1 0 0,27-2-65 0 0,-19-2-2191 0 0,38-13 0 0 0,-39 11 19 0 0</inkml:trace>
  <inkml:trace contextRef="#ctx0" brushRef="#br0" timeOffset="15660.77">6776 1549 5327 0 0,'1'0'132'0'0,"-1"1"0"0"0,1-1 0 0 0,-1 1 0 0 0,0-1 0 0 0,1 0-1 0 0,-1 1 1 0 0,0-1 0 0 0,1 1 0 0 0,-1-1 0 0 0,0 1 0 0 0,0-1 0 0 0,1 1-1 0 0,-1-1 1 0 0,0 1 0 0 0,0-1 0 0 0,0 1 0 0 0,0-1 0 0 0,0 1 0 0 0,0-1-1 0 0,0 1 1 0 0,0 1 0 0 0,-10-2 8174 0 0,-1 0-4252 0 0,-2 2-4592 0 0,11-1 629 0 0,-1 1 1 0 0,1 0-1 0 0,-1 0 1 0 0,1 0-1 0 0,0 0 1 0 0,-1 0 0 0 0,1 0-1 0 0,0 0 1 0 0,0 1-1 0 0,1-1 1 0 0,-1 1-1 0 0,0-1 1 0 0,1 1-1 0 0,0 0 1 0 0,-1 0-1 0 0,1-1 1 0 0,0 1-1 0 0,1 0 1 0 0,-1 0-1 0 0,0 0 1 0 0,1 0-1 0 0,-1 0 1 0 0,1 0-1 0 0,0 0 1 0 0,1 5 0 0 0,-1 1-61 0 0,0-1 1 0 0,1 0 0 0 0,1 1-1 0 0,-1-1 1 0 0,1 0 0 0 0,0 0 0 0 0,1 0-1 0 0,4 9 1 0 0,0-8-30 0 0,-1 0 0 0 0,2 0-1 0 0,-1 0 1 0 0,1-1 0 0 0,1 0-1 0 0,11 8 1 0 0,4 5 9 0 0,-20-17 15 0 0,0 0 0 0 0,0 0 0 0 0,-1 0-1 0 0,0 0 1 0 0,1 1 0 0 0,-1-1 0 0 0,-1 1 0 0 0,1 0 0 0 0,-1 0 0 0 0,2 6 0 0 0,-3-7 13 0 0,0-1 0 0 0,0 1 0 0 0,-1 0 0 0 0,1-1 0 0 0,-1 1 0 0 0,0 0 0 0 0,0 0 0 0 0,-1-1 0 0 0,1 1 0 0 0,-1 0 0 0 0,0-1 0 0 0,0 1 0 0 0,0 0 0 0 0,0-1 0 0 0,-4 6 0 0 0,-2 5 44 0 0,0-1 0 0 0,-1 0 0 0 0,-1-1 0 0 0,0 0 1 0 0,-1 0-1 0 0,-13 11 0 0 0,17-17-90 0 0,0-1 1 0 0,0 0 0 0 0,0 0-1 0 0,-1-1 1 0 0,1 0 0 0 0,-1 0 0 0 0,-1-1-1 0 0,1 0 1 0 0,0 0 0 0 0,-1 0-1 0 0,1-1 1 0 0,-1 0 0 0 0,-12 1-1 0 0,19-3-11 0 0,0 0-1 0 0,0 0 1 0 0,0 0-1 0 0,0 0 1 0 0,0 0 0 0 0,0 0-1 0 0,1 0 1 0 0,-1 0-1 0 0,0-1 1 0 0,0 1-1 0 0,0 0 1 0 0,0-1-1 0 0,0 1 1 0 0,-1-1-1 0 0,1 1-11 0 0,1-1-1 0 0,0 1 1 0 0,0 0 0 0 0,-1-1 0 0 0,1 1-1 0 0,0 0 1 0 0,0-1 0 0 0,0 1-1 0 0,0 0 1 0 0,-1-1 0 0 0,1 1-1 0 0,0 0 1 0 0,0-1 0 0 0,0 1-1 0 0,0 0 1 0 0,0-1 0 0 0,0 1 0 0 0,0-1-1 0 0,0 1 1 0 0,0 0 0 0 0,0-1-1 0 0,0 1 1 0 0,0 0 0 0 0,0-2-1 0 0,15-23-3098 0 0,-11 19 1911 0 0,4-6-5669 0 0</inkml:trace>
  <inkml:trace contextRef="#ctx0" brushRef="#br0" timeOffset="16082.62">7580 1343 1839 0 0,'-22'80'2305'0'0,"-12"46"10486"0"0,19-40-10699 0 0,9-30-422 0 0,4 98 0 0 0,5-100-1630 0 0,3 0 1 0 0,1 0-1 0 0,28 95 0 0 0,-5-58-1808 0 0,-7-32-2906 0 0,-19-49 2811 0 0</inkml:trace>
  <inkml:trace contextRef="#ctx0" brushRef="#br0" timeOffset="16475.31">7622 2266 1983 0 0,'-71'-249'4489'0'0,"27"102"-118"0"0,33 107-2403 0 0,2-2 0 0 0,1 1-1 0 0,3-1 1 0 0,-1-58 0 0 0,6 81-1759 0 0,1 0 0 0 0,0 0 0 0 0,2-1 0 0 0,0 1 0 0 0,2 1 0 0 0,0-1 0 0 0,1 1 1 0 0,0 0-1 0 0,2 0 0 0 0,0 0 0 0 0,17-26 0 0 0,-18 36-136 0 0,0 1-1 0 0,0 0 1 0 0,1 0 0 0 0,0 1-1 0 0,0 0 1 0 0,1 0 0 0 0,-1 1-1 0 0,1 0 1 0 0,0 0 0 0 0,1 1-1 0 0,15-4 1 0 0,-21 7-52 0 0,0 0 0 0 0,0 1 0 0 0,0 0 1 0 0,0 0-1 0 0,0 0 0 0 0,0 0 0 0 0,0 0 0 0 0,0 1 0 0 0,0 0 0 0 0,0 0 0 0 0,0 0 1 0 0,0 0-1 0 0,0 1 0 0 0,-1-1 0 0 0,1 1 0 0 0,0 0 0 0 0,-1 0 0 0 0,1 0 0 0 0,4 5 1 0 0,-3-3-2 0 0,-1-1 0 0 0,0 1 1 0 0,0 1-1 0 0,0-1 1 0 0,0 0-1 0 0,-1 1 1 0 0,0 0-1 0 0,1 0 1 0 0,-2 0-1 0 0,1 0 1 0 0,-1 0-1 0 0,1 0 1 0 0,1 8-1 0 0,1 13-43 0 0,0 1-1 0 0,-2-1 0 0 0,0 1 0 0 0,-2 31 0 0 0,-2-49-35 0 0,0 1-1 0 0,0 0 1 0 0,-1-1 0 0 0,0 1-1 0 0,-1-1 1 0 0,0 0-1 0 0,0 0 1 0 0,-1 0 0 0 0,0 0-1 0 0,0-1 1 0 0,-1 1 0 0 0,-1-1-1 0 0,1 0 1 0 0,-1-1 0 0 0,-7 8-1 0 0,-10 6-435 0 0,-1 0 1 0 0,0-2-1 0 0,-47 29 1 0 0,71-48 424 0 0,0 0 1 0 0,0-1 0 0 0,0 1 0 0 0,0 0-1 0 0,0 0 1 0 0,0 0 0 0 0,0 0 0 0 0,0 0-1 0 0,0 0 1 0 0,0 0 0 0 0,-1 0 0 0 0,1 0-1 0 0,0 0 1 0 0,0-1 0 0 0,0 1 0 0 0,0 0-1 0 0,0 0 1 0 0,0 0 0 0 0,0 0 0 0 0,0 0 0 0 0,0 0-1 0 0,0 0 1 0 0,0 0 0 0 0,0 0 0 0 0,0 0-1 0 0,-1 0 1 0 0,1 0 0 0 0,0 0 0 0 0,0 0-1 0 0,0 0 1 0 0,0 0 0 0 0,0 0 0 0 0,0 0-1 0 0,0 0 1 0 0,0 0 0 0 0,0 0 0 0 0,-1 0 0 0 0,1 0-1 0 0,0 0 1 0 0,0 0 0 0 0,0 0 0 0 0,3-5-1277 0 0</inkml:trace>
  <inkml:trace contextRef="#ctx0" brushRef="#br0" timeOffset="16965.74">7962 1344 6191 0 0,'4'37'533'0'0,"11"19"6003"0"0,0 8-747 0 0,-6 56-2090 0 0,-7-62-3225 0 0,-2-56-462 0 0,0 0 1 0 0,0 0 0 0 0,1 0-1 0 0,-1 0 1 0 0,0 0 0 0 0,1 0-1 0 0,-1-1 1 0 0,1 1 0 0 0,0 0-1 0 0,0 1 1 0 0,5-2 18 0 0,1-12-40 0 0,44-70-63 0 0,-15 13 99 0 0,-18 30-91 0 0,2 1 0 0 0,2 2 0 0 0,50-65 0 0 0,-71 98 38 0 0,-1 1-1 0 0,1 0 1 0 0,0 1 0 0 0,0-1 0 0 0,0 0-1 0 0,0 0 1 0 0,0 0 0 0 0,0 0 0 0 0,0 1 0 0 0,0-1-1 0 0,0 0 1 0 0,0 1 0 0 0,0-1 0 0 0,2 0-1 0 0,-3 2 15 0 0,1 0-1 0 0,-1-1 0 0 0,0 1 0 0 0,1-1 0 0 0,-1 1 0 0 0,0 0 0 0 0,0-1 0 0 0,0 1 0 0 0,1 0 0 0 0,-1-1 0 0 0,0 1 0 0 0,0 0 0 0 0,0-1 0 0 0,0 1 0 0 0,0 0 0 0 0,0-1 0 0 0,0 1 0 0 0,0 0 0 0 0,0-1 0 0 0,-1 1 0 0 0,1-1 0 0 0,0 1 0 0 0,0 0 0 0 0,-1-1 0 0 0,1 2 0 0 0,-5 17 61 0 0,1 0-1 0 0,1 1 1 0 0,1 0 0 0 0,1-1-1 0 0,1 1 1 0 0,2 25-1 0 0,0-35-22 0 0,-1-1 0 0 0,1 0 0 0 0,1 0-1 0 0,-1 0 1 0 0,2-1 0 0 0,-1 1-1 0 0,9 14 1 0 0,-10-19-25 0 0,1 0 1 0 0,0-1-1 0 0,-1 1 0 0 0,1-1 0 0 0,0 0 1 0 0,0 0-1 0 0,1 0 0 0 0,-1 0 0 0 0,1 0 1 0 0,-1-1-1 0 0,1 0 0 0 0,0 1 1 0 0,0-1-1 0 0,0-1 0 0 0,0 1 0 0 0,0-1 1 0 0,1 1-1 0 0,5 0 0 0 0,-5-1 6 0 0,0-1 0 0 0,0 0 0 0 0,-1 0 0 0 0,1 0 0 0 0,0 0 0 0 0,0-1 0 0 0,0 0 0 0 0,0 0 0 0 0,-1 0 1 0 0,1 0-1 0 0,0-1 0 0 0,-1 0 0 0 0,1 0 0 0 0,-1 0 0 0 0,7-5 0 0 0,-5 3 17 0 0,-1-1 1 0 0,1 0-1 0 0,-1-1 0 0 0,0 1 1 0 0,0-1-1 0 0,0 0 1 0 0,-1 0-1 0 0,0 0 1 0 0,5-11-1 0 0,-3 3 40 0 0,0 0 0 0 0,-1-1 0 0 0,-1 1 0 0 0,0-1 0 0 0,-1 0 0 0 0,0-1-1 0 0,-1 1 1 0 0,-1 0 0 0 0,-1-25 0 0 0,-2 28 16 0 0,-1-1-1 0 0,1 1 1 0 0,-2 0-1 0 0,0 0 1 0 0,0 1-1 0 0,-1-1 1 0 0,0 1-1 0 0,-1 0 1 0 0,-1 0 0 0 0,-12-17-1 0 0,16 28-70 0 0,1-1 0 0 0,0 0 0 0 0,-1 1 0 0 0,1-1 0 0 0,-1 1 1 0 0,1-1-1 0 0,-1 1 0 0 0,1 0 0 0 0,-1 0 0 0 0,1 1 0 0 0,-1-1 0 0 0,1 0 0 0 0,-1 1 0 0 0,1-1 0 0 0,-1 1 0 0 0,1 0 0 0 0,-3 1 0 0 0,-4 6-65 0 0,0 0 0 0 0,1 1 0 0 0,0 0 0 0 0,-13 19 0 0 0,0 0-56 0 0,3-4 10 0 0,-19 35 0 0 0,14-21-49 0 0,22-37 122 0 0,0 1-1 0 0,0 0 0 0 0,0-1 0 0 0,0 1 0 0 0,0 0 0 0 0,0 0 0 0 0,0-1 0 0 0,1 1 0 0 0,-1 0 0 0 0,1 0 0 0 0,-1 0 0 0 0,1 0 0 0 0,0 0 0 0 0,0 0 0 0 0,0 0 0 0 0,0 0 0 0 0,0 0 0 0 0,0-1 0 0 0,1 4 0 0 0,-1-4-36 0 0,1 0-1 0 0,0 0 1 0 0,0 0 0 0 0,0 0-1 0 0,0 0 1 0 0,0 0-1 0 0,1 0 1 0 0,-1 0-1 0 0,0-1 1 0 0,0 1-1 0 0,1 0 1 0 0,-1-1-1 0 0,0 1 1 0 0,1-1-1 0 0,-1 1 1 0 0,0-1-1 0 0,1 0 1 0 0,-1 1-1 0 0,1-1 1 0 0,-1 0-1 0 0,1 0 1 0 0,-1 0-1 0 0,0 0 1 0 0,1 0-1 0 0,-1 0 1 0 0,2-1-1 0 0,34-6-4566 0 0,-30 6 2084 0 0,12-4-3694 0 0</inkml:trace>
  <inkml:trace contextRef="#ctx0" brushRef="#br0" timeOffset="17404.96">8873 1048 10591 0 0,'-3'12'308'0'0,"3"-10"626"0"0,0 1 0 0 0,-1-1-1 0 0,1 0 1 0 0,-1 0 0 0 0,0 0 0 0 0,0 1-1 0 0,1-1 1 0 0,-2 0 0 0 0,1 0 0 0 0,0 0 0 0 0,0 0-1 0 0,-2 2 1 0 0,-12 5-142 0 0,6-4-755 0 0,0 0 0 0 0,1 1 0 0 0,0 0 1 0 0,-1 0-1 0 0,2 1 0 0 0,-1 0 0 0 0,1 0 0 0 0,0 1 0 0 0,1-1 1 0 0,-1 2-1 0 0,2-1 0 0 0,-1 1 0 0 0,1 0 0 0 0,-6 15 0 0 0,4-8 24 0 0,1 1-1 0 0,0 1 1 0 0,1-1-1 0 0,1 1 1 0 0,1 0-1 0 0,1 0 1 0 0,-1 26-1 0 0,3-32-112 0 0,1 0-1 0 0,0 0 1 0 0,1 0 0 0 0,6 20-1 0 0,-6-26 28 0 0,0 0 0 0 0,0 0 1 0 0,1-1-1 0 0,0 1 0 0 0,-1-1 0 0 0,2 1 0 0 0,-1-1 0 0 0,1 0 1 0 0,0-1-1 0 0,0 1 0 0 0,5 4 0 0 0,-8-8-7 0 0,1 0 0 0 0,0 0 0 0 0,0 0 0 0 0,0 0 0 0 0,0 0 0 0 0,0-1 0 0 0,0 1 0 0 0,0-1 0 0 0,0 1-1 0 0,0-1 1 0 0,0 0 0 0 0,0 0 0 0 0,0 1 0 0 0,0-2 0 0 0,0 1 0 0 0,0 0 0 0 0,0 0 0 0 0,0-1 0 0 0,0 1 0 0 0,0-1 0 0 0,0 1 0 0 0,0-1 0 0 0,0 0-1 0 0,0 0 1 0 0,0 0 0 0 0,0 0 0 0 0,2-3 0 0 0,6-3-235 0 0,0 0 0 0 0,-1-1 0 0 0,13-14 0 0 0,-14 15-15 0 0,7-9-1102 0 0,20-26 0 0 0,-23 25 16 0 0</inkml:trace>
  <inkml:trace contextRef="#ctx0" brushRef="#br0" timeOffset="17866.07">9106 1180 5871 0 0,'40'6'3350'0'0,"-36"-4"-2931"0"0,-1-1 0 0 0,1 0 1 0 0,0 0-1 0 0,0-1 1 0 0,1 1-1 0 0,-1-1 1 0 0,0 0-1 0 0,0 0 0 0 0,0-1 1 0 0,0 1-1 0 0,0-1 1 0 0,0 1-1 0 0,7-4 1 0 0,-3 1 226 0 0,0-2 1 0 0,0 1-1 0 0,-1-1 0 0 0,1 0 1 0 0,-1-1-1 0 0,0 0 1 0 0,10-11-1 0 0,-12 12-544 0 0,-1 0 0 0 0,0 0 0 0 0,-1 0 0 0 0,1-1 0 0 0,-1 1 0 0 0,0-1 0 0 0,-1 0 0 0 0,1 0-1 0 0,-1 0 1 0 0,0 0 0 0 0,2-10 0 0 0,-4 15-81 0 0,0-1 0 0 0,0 1 0 0 0,0 0-1 0 0,1 0 1 0 0,-1 0 0 0 0,0 0 0 0 0,-1 0 0 0 0,1 0-1 0 0,0 0 1 0 0,0-1 0 0 0,0 1 0 0 0,-1 0 0 0 0,1 0 0 0 0,0 0-1 0 0,-1 0 1 0 0,1 0 0 0 0,-1 0 0 0 0,1 0 0 0 0,-1 0-1 0 0,0-1 1 0 0,0 2-3 0 0,0-1 0 0 0,0 1-1 0 0,1 0 1 0 0,-1-1-1 0 0,0 1 1 0 0,0 0 0 0 0,0-1-1 0 0,0 1 1 0 0,0 0 0 0 0,1 0-1 0 0,-1 0 1 0 0,0 0 0 0 0,0 0-1 0 0,0 0 1 0 0,0 0 0 0 0,0 0-1 0 0,0 0 1 0 0,0 0 0 0 0,-1 1-1 0 0,-2 0 5 0 0,1 0-1 0 0,-1 0 1 0 0,0 1-1 0 0,1 0 1 0 0,-1 0-1 0 0,1 0 1 0 0,0 0-1 0 0,-1 1 1 0 0,-4 4 0 0 0,-4 6 13 0 0,2 1 0 0 0,-1 0 0 0 0,2 1 1 0 0,0 0-1 0 0,1 0 0 0 0,0 1 0 0 0,2 0 1 0 0,-7 21-1 0 0,5-12 25 0 0,2 1 0 0 0,2 0 1 0 0,0 0-1 0 0,-1 48 0 0 0,5-68-128 0 0,1 1-1 0 0,-1 0 1 0 0,1 0 0 0 0,0-1-1 0 0,1 1 1 0 0,0 0-1 0 0,0-1 1 0 0,0 0 0 0 0,6 12-1 0 0,-6-16 39 0 0,-1 0 0 0 0,0 1 1 0 0,1-1-1 0 0,0 0 0 0 0,-1 0 0 0 0,1 0 0 0 0,0-1 0 0 0,0 1 0 0 0,0 0 1 0 0,0-1-1 0 0,1 1 0 0 0,-1-1 0 0 0,0 1 0 0 0,0-1 0 0 0,1 0 0 0 0,-1 0 1 0 0,1 0-1 0 0,-1-1 0 0 0,1 1 0 0 0,0 0 0 0 0,-1-1 0 0 0,1 0 0 0 0,-1 0 1 0 0,1 1-1 0 0,0-2 0 0 0,-1 1 0 0 0,5-1 0 0 0,-7 1-261 0 0,9-1 653 0 0,-6 0-4473 0 0</inkml:trace>
  <inkml:trace contextRef="#ctx0" brushRef="#br0" timeOffset="18234.8">9575 1005 11055 0 0,'-39'9'3319'0'0,"32"-8"-2363"0"0,0 1-1 0 0,0-1 1 0 0,1 1-1 0 0,-12 5 1 0 0,15-5-773 0 0,0 0 1 0 0,0 0-1 0 0,0 0 0 0 0,1 0 0 0 0,-1 0 1 0 0,1 1-1 0 0,0-1 0 0 0,-1 1 0 0 0,1-1 1 0 0,0 1-1 0 0,0 0 0 0 0,1 0 1 0 0,-3 5-1 0 0,0 0 28 0 0,1 0 1 0 0,0 0-1 0 0,0 0 1 0 0,1 0-1 0 0,-3 13 1 0 0,5-18-169 0 0,0 0 0 0 0,0 0 0 0 0,0 0-1 0 0,0 0 1 0 0,0 1 0 0 0,0-1 0 0 0,1 0 0 0 0,0 0 0 0 0,0 0 0 0 0,0 0 0 0 0,0 0 0 0 0,0 0 0 0 0,0 0 0 0 0,1 0-1 0 0,-1-1 1 0 0,1 1 0 0 0,3 4 0 0 0,-2-4-30 0 0,-1 0 0 0 0,1 0 0 0 0,0-1 0 0 0,0 1 0 0 0,0-1-1 0 0,0 1 1 0 0,0-1 0 0 0,5 2 0 0 0,-6-3-7 0 0,0 0 0 0 0,0-1-1 0 0,0 1 1 0 0,0-1 0 0 0,0 0 0 0 0,1 0-1 0 0,-1 0 1 0 0,0 0 0 0 0,0 0 0 0 0,0 0-1 0 0,1-1 1 0 0,-1 1 0 0 0,0-1 0 0 0,0 1-1 0 0,4-2 1 0 0,-2 0-13 0 0,0 1 0 0 0,-1 0-1 0 0,1 0 1 0 0,1 0 0 0 0,-1 1 0 0 0,0-1-1 0 0,0 1 1 0 0,0 0 0 0 0,0 0-1 0 0,0 0 1 0 0,0 1 0 0 0,0 0 0 0 0,0-1-1 0 0,0 1 1 0 0,0 1 0 0 0,0-1-1 0 0,0 1 1 0 0,-1-1 0 0 0,1 1 0 0 0,0 0-1 0 0,6 5 1 0 0,-8-5 1 0 0,1 1 0 0 0,-1-1 0 0 0,0 1 0 0 0,0-1 1 0 0,0 1-1 0 0,0 0 0 0 0,0 0 0 0 0,0 0 0 0 0,-1 0 0 0 0,1 0 0 0 0,-1 0 0 0 0,0 0 0 0 0,0 1 0 0 0,0-1 0 0 0,-1 0 0 0 0,1 1 0 0 0,-1-1 0 0 0,0 0 1 0 0,0 1-1 0 0,0-1 0 0 0,0 1 0 0 0,0-1 0 0 0,-1 0 0 0 0,1 1 0 0 0,-1-1 0 0 0,-2 5 0 0 0,-1 3-48 0 0,0-1 1 0 0,0 0-1 0 0,-1 0 0 0 0,-1-1 1 0 0,0 1-1 0 0,0-1 0 0 0,-1-1 0 0 0,0 1 1 0 0,0-1-1 0 0,-1 0 0 0 0,0-1 1 0 0,0 0-1 0 0,-19 12 0 0 0,3 0-138 0 0,18-14-988 0 0,18-16-2420 0 0,-7 4-2988 0 0</inkml:trace>
  <inkml:trace contextRef="#ctx0" brushRef="#br0" timeOffset="18652.04">9868 861 9215 0 0,'0'2'418'0'0,"1"0"0"0"0,-1 0-1 0 0,0 0 1 0 0,0 0 0 0 0,0 0-1 0 0,0 0 1 0 0,-1 0 0 0 0,1 0-1 0 0,0 0 1 0 0,-1 0 0 0 0,1 0-1 0 0,-1 0 1 0 0,0 0 0 0 0,0 0-1 0 0,0 0 1 0 0,0 0 0 0 0,-1 2-1 0 0,-24 35 3237 0 0,21-32-3168 0 0,-8 11 173 0 0,2 0 1 0 0,-17 38 0 0 0,24-48-538 0 0,1 0 0 0 0,0 0 0 0 0,0 1-1 0 0,1-1 1 0 0,1 1 0 0 0,-1-1 0 0 0,1 1-1 0 0,1 0 1 0 0,0 17 0 0 0,1-23-90 0 0,0 0 1 0 0,0-1-1 0 0,0 1 1 0 0,0 0-1 0 0,0 0 1 0 0,1 0 0 0 0,-1-1-1 0 0,1 1 1 0 0,-1-1-1 0 0,1 1 1 0 0,0-1-1 0 0,0 0 1 0 0,1 0-1 0 0,-1 0 1 0 0,0 0-1 0 0,4 2 1 0 0,6 4-48 0 0,0-1 1 0 0,17 8-1 0 0,-12-6 43 0 0,-13-7-29 0 0,-1-1 1 0 0,1 2-1 0 0,-1-1 0 0 0,1 0 0 0 0,-1 1 1 0 0,0-1-1 0 0,0 1 0 0 0,-1 0 0 0 0,1 0 1 0 0,0 0-1 0 0,-1 1 0 0 0,0-1 1 0 0,0 0-1 0 0,0 1 0 0 0,0 0 0 0 0,2 5 1 0 0,-3-3 24 0 0,0-1 1 0 0,0 1 0 0 0,0-1-1 0 0,-1 1 1 0 0,0 0 0 0 0,0-1-1 0 0,0 1 1 0 0,-1-1 0 0 0,0 1-1 0 0,-2 8 1 0 0,-3 5 115 0 0,-1-2 0 0 0,0 1 0 0 0,-2-1 0 0 0,0 0 0 0 0,-20 27 0 0 0,13-23-14 0 0,0 0 0 0 0,-2-1 0 0 0,0-1 0 0 0,-30 24 0 0 0,34-32-184 0 0,0-1-1 0 0,-1 0 1 0 0,0-1-1 0 0,-1-1 1 0 0,0 0-1 0 0,0-1 1 0 0,-28 8-1 0 0,43-15-32 0 0,0 1-1 0 0,-1-1 1 0 0,1 1-1 0 0,0-1 0 0 0,0 0 1 0 0,-1 0-1 0 0,1 1 1 0 0,0-1-1 0 0,0 0 0 0 0,-1 0 1 0 0,1 0-1 0 0,0 0 0 0 0,0-1 1 0 0,-1 1-1 0 0,1 0 1 0 0,0-1-1 0 0,0 1 0 0 0,-1 0 1 0 0,1-1-1 0 0,0 1 1 0 0,0-1-1 0 0,0 0 0 0 0,0 1 1 0 0,0-1-1 0 0,0 0 1 0 0,0 0-1 0 0,0 0 0 0 0,0 0 1 0 0,0 0-1 0 0,0-1 0 0 0,-3-2-825 0 0</inkml:trace>
  <inkml:trace contextRef="#ctx0" brushRef="#br0" timeOffset="19520.49">1365 3834 5983 0 0,'-15'19'2653'0'0,"-27"26"0"0"0,27-30-90 0 0,0 1-1 0 0,-19 25 1 0 0,31-35-2279 0 0,0-1 1 0 0,0 0-1 0 0,0 1 1 0 0,1-1-1 0 0,0 1 1 0 0,0 0-1 0 0,0 0 1 0 0,1 0-1 0 0,-2 9 1 0 0,3-3-119 0 0,0 0-1 0 0,0 0 1 0 0,4 21-1 0 0,-1-14-56 0 0,1-1-1 0 0,1 1 1 0 0,0-1-1 0 0,15 32 0 0 0,-15-39-69 0 0,0-1 0 0 0,1 0 0 0 0,1 0-1 0 0,0-1 1 0 0,0 0 0 0 0,0 0 0 0 0,1-1-1 0 0,18 15 1 0 0,-23-21-25 0 0,0 0-1 0 0,0 0 1 0 0,0 0-1 0 0,1 0 1 0 0,-1 0-1 0 0,0-1 1 0 0,1 0 0 0 0,-1 1-1 0 0,1-1 1 0 0,0-1-1 0 0,-1 1 1 0 0,1 0-1 0 0,0-1 1 0 0,-1 0-1 0 0,1 0 1 0 0,0 0 0 0 0,6-1-1 0 0,-2-1 15 0 0,0-1-1 0 0,-1 1 1 0 0,1-1 0 0 0,0-1-1 0 0,-1 1 1 0 0,13-10-1 0 0,-17 11-11 0 0,0-1 0 0 0,0 1 0 0 0,0-1-1 0 0,0 0 1 0 0,-1 0 0 0 0,0-1 0 0 0,1 1-1 0 0,-1 0 1 0 0,0-1 0 0 0,3-7 0 0 0,13-42 64 0 0,-14 39-54 0 0,7-22 11 0 0,-1 0 0 0 0,8-61-1 0 0,-16 87-34 0 0,-1-1 0 0 0,-1 1 0 0 0,0 0 0 0 0,0-1 0 0 0,-1 1 0 0 0,0 0 0 0 0,-1 0 0 0 0,0 0 0 0 0,-1 0 0 0 0,0 0-1 0 0,-1 0 1 0 0,1 0 0 0 0,-2 1 0 0 0,-9-16 0 0 0,10 21-23 0 0,0 0 0 0 0,0-1 0 0 0,0 1 0 0 0,-1 1 0 0 0,0-1 0 0 0,0 1 1 0 0,0 0-1 0 0,0 0 0 0 0,-1 0 0 0 0,1 1 0 0 0,-1-1 0 0 0,1 1 0 0 0,-1 1 0 0 0,0-1 0 0 0,0 1 0 0 0,-9-1 0 0 0,5 1-35 0 0,0 0-1 0 0,1 1 1 0 0,-1 0-1 0 0,0 1 1 0 0,0 0 0 0 0,0 1-1 0 0,1 0 1 0 0,-1 0 0 0 0,-12 5-1 0 0,16-4 23 0 0,1 0 1 0 0,0 1-1 0 0,-1-1 0 0 0,1 1 0 0 0,0 0 1 0 0,1 1-1 0 0,-1-1 0 0 0,1 1 0 0 0,-1 0 1 0 0,2 0-1 0 0,-8 10 0 0 0,9-11 2 0 0,-1 1 1 0 0,1-1-1 0 0,0 0 0 0 0,0 1 1 0 0,0 0-1 0 0,1-1 0 0 0,0 1 0 0 0,0 0 1 0 0,0 0-1 0 0,0-1 0 0 0,1 1 1 0 0,-1 0-1 0 0,1 0 0 0 0,1 0 1 0 0,-1 0-1 0 0,2 6 0 0 0,-2-9 1 0 0,1 0 0 0 0,0 0 1 0 0,0 0-1 0 0,0 0 0 0 0,0 0 0 0 0,0 0 0 0 0,0-1 0 0 0,1 1 1 0 0,-1 0-1 0 0,1-1 0 0 0,-1 1 0 0 0,1-1 0 0 0,-1 1 0 0 0,1-1 0 0 0,0 0 1 0 0,0 0-1 0 0,0 0 0 0 0,0 0 0 0 0,0 0 0 0 0,2 1 0 0 0,0-1-107 0 0,1 0 0 0 0,-1 0 0 0 0,1 0 0 0 0,0 0 0 0 0,-1-1 0 0 0,1 0 0 0 0,6 0 0 0 0,-7 0-830 0 0,10-3-212 0 0,44-9-1006 0 0,-44 9-3872 0 0</inkml:trace>
  <inkml:trace contextRef="#ctx0" brushRef="#br0" timeOffset="19950.07">1803 3802 6447 0 0,'-10'25'1509'0'0,"1"0"-1"0"0,1 0 1 0 0,1 1-1 0 0,1 0 1 0 0,1 1-1 0 0,1-1 1 0 0,2 1-1 0 0,1 0 1 0 0,3 39 0 0 0,10 38-302 0 0,-12-104-1204 0 0,0 0 0 0 0,0 0 0 0 0,0 0 0 0 0,0 0 0 0 0,0 0 0 0 0,0 0 0 0 0,0 0 0 0 0,0 0-1 0 0,0-1 1 0 0,0 1 0 0 0,0 0 0 0 0,0 0 0 0 0,0 0 0 0 0,0 0 0 0 0,0 0 0 0 0,0 0-1 0 0,0 0 1 0 0,0 0 0 0 0,0 0 0 0 0,0 0 0 0 0,0 0 0 0 0,0 0 0 0 0,1 0 0 0 0,-1 0 0 0 0,0 0-1 0 0,0 0 1 0 0,0 0 0 0 0,0 0 0 0 0,0 0 0 0 0,0 0 0 0 0,0 0 0 0 0,0 0 0 0 0,0 0-1 0 0,0 0 1 0 0,0 0 0 0 0,0 0 0 0 0,0 0 0 0 0,0 0 0 0 0,0 0 0 0 0,0 0 0 0 0,0 0-1 0 0,0 0 1 0 0,1 0 0 0 0,-1 0 0 0 0,0 0 0 0 0,0 0 0 0 0,0 1 0 0 0,0-1 0 0 0,0 0 0 0 0,0 0-1 0 0,0 0 1 0 0,0 0 0 0 0,0 0 0 0 0,0 0 0 0 0,0 0 0 0 0,0 0 0 0 0,0 0 0 0 0,0 0-1 0 0,0 0 1 0 0,4-9 61 0 0,2-10 25 0 0,-4 11-58 0 0,41-162 466 0 0,-35 146-340 0 0,1 1 0 0 0,0 0-1 0 0,2 1 1 0 0,0 0 0 0 0,16-21 0 0 0,-24 39-100 0 0,-1 1-1 0 0,1-1 1 0 0,0 1 0 0 0,0 0-1 0 0,0 0 1 0 0,0 1-1 0 0,1-1 1 0 0,-1 1 0 0 0,1-1-1 0 0,7-3 1 0 0,-10 6-33 0 0,0 0 1 0 0,0-1 0 0 0,1 1 0 0 0,-1 0-1 0 0,1 0 1 0 0,-1 0 0 0 0,0 0-1 0 0,1 0 1 0 0,-1 0 0 0 0,0 0-1 0 0,1 0 1 0 0,-1 1 0 0 0,0-1-1 0 0,1 0 1 0 0,-1 1 0 0 0,0-1-1 0 0,0 1 1 0 0,0 0 0 0 0,1-1-1 0 0,-1 1 1 0 0,0 0 0 0 0,0 0-1 0 0,0-1 1 0 0,0 1 0 0 0,0 0 0 0 0,0 0-1 0 0,0 0 1 0 0,0 0 0 0 0,-1 1-1 0 0,1-1 1 0 0,0 0 0 0 0,-1 0-1 0 0,1 0 1 0 0,-1 1 0 0 0,1-1-1 0 0,-1 0 1 0 0,1 0 0 0 0,-1 2-1 0 0,7 18 92 0 0,-1 1-1 0 0,-2 0 1 0 0,0-1-1 0 0,-1 1 0 0 0,-1 1 1 0 0,-2 37-1 0 0,0-22-71 0 0,6 40-1 0 0,-6-77-72 0 0,0-1 1 0 0,0 1-1 0 0,0 0 0 0 0,0-1 1 0 0,0 1-1 0 0,0 0 0 0 0,0-1 1 0 0,0 1-1 0 0,1-1 0 0 0,-1 1 1 0 0,0 0-1 0 0,0-1 0 0 0,1 1 1 0 0,-1-1-1 0 0,0 1 0 0 0,1 0 1 0 0,-1-1-1 0 0,0 1 0 0 0,1-1 0 0 0,-1 1 1 0 0,1-1-1 0 0,-1 1 0 0 0,1-1 1 0 0,-1 0-1 0 0,1 1 0 0 0,-1-1 1 0 0,1 0-1 0 0,-1 1 0 0 0,2-1 1 0 0,-1 0-28 0 0,0 0-1 0 0,0 0 1 0 0,0-1 0 0 0,0 1 0 0 0,0-1 0 0 0,0 1 0 0 0,0-1 0 0 0,0 1 0 0 0,0-1 0 0 0,-1 0 0 0 0,1 1 0 0 0,0-1-1 0 0,0 0 1 0 0,0 1 0 0 0,-1-1 0 0 0,2-1 0 0 0,6-9-471 0 0,0 0 1 0 0,7-14-1 0 0,-11 18 326 0 0,11-17-452 0 0</inkml:trace>
  <inkml:trace contextRef="#ctx0" brushRef="#br0" timeOffset="20353.07">2657 3695 9671 0 0,'-25'68'2999'0'0,"10"-31"-937"0"0,1 0 0 0 0,2 1 0 0 0,2 0-1 0 0,-8 58 1 0 0,17-86-1969 0 0,1 0 0 0 0,0 0 0 0 0,1 0-1 0 0,0 0 1 0 0,1 0 0 0 0,0 0 0 0 0,0-1 0 0 0,1 1-1 0 0,0 0 1 0 0,7 13 0 0 0,-8-19-61 0 0,0 0 0 0 0,1 0 0 0 0,-1 0 0 0 0,1 0 0 0 0,0-1 0 0 0,0 1 0 0 0,0-1 0 0 0,0 0 0 0 0,1 0 0 0 0,-1 0 0 0 0,1 0 0 0 0,0-1 0 0 0,-1 1 0 0 0,1-1 0 0 0,1 0-1 0 0,-1 0 1 0 0,0-1 0 0 0,0 1 0 0 0,1-1 0 0 0,-1 0 0 0 0,0 0 0 0 0,1 0 0 0 0,0-1 0 0 0,-1 1 0 0 0,5-1 0 0 0,-2 0-26 0 0,-1-1 1 0 0,1 0-1 0 0,-1 0 1 0 0,1-1-1 0 0,-1 1 0 0 0,1-1 1 0 0,-1-1-1 0 0,0 1 1 0 0,0-1-1 0 0,0 0 0 0 0,-1 0 1 0 0,1-1-1 0 0,6-5 0 0 0,-5 2 9 0 0,1 0-1 0 0,-2 0 1 0 0,1-1-1 0 0,-1 0 0 0 0,0 0 1 0 0,0-1-1 0 0,-1 1 0 0 0,4-11 1 0 0,-1 2 23 0 0,-2 1-1 0 0,0-1 1 0 0,-1-1 0 0 0,0 1 0 0 0,3-27-1 0 0,-7 33-22 0 0,0 0-1 0 0,-1 0 0 0 0,0 0 0 0 0,-1 0 0 0 0,0 1 0 0 0,0-1 0 0 0,-2 0 0 0 0,1 1 0 0 0,-1-1 0 0 0,-6-14 0 0 0,6 20-17 0 0,-1 0-1 0 0,1 0 1 0 0,-1 1-1 0 0,0-1 1 0 0,0 1 0 0 0,-1 0-1 0 0,1 0 1 0 0,-1 0-1 0 0,0 1 1 0 0,0 0 0 0 0,0 0-1 0 0,0 0 1 0 0,-1 0-1 0 0,1 1 1 0 0,-1 0 0 0 0,1 0-1 0 0,-7-1 1 0 0,-7-2-100 0 0,0 1 0 0 0,0 1 1 0 0,-38-2-1 0 0,49 5 55 0 0,0 0 0 0 0,0 1 0 0 0,0 0 0 0 0,0 0 0 0 0,0 0 1 0 0,0 1-1 0 0,1 0 0 0 0,-1 1 0 0 0,-13 6 0 0 0,17-7 9 0 0,0 1 1 0 0,0-1-1 0 0,1 1 0 0 0,-1 0 1 0 0,1 0-1 0 0,0 0 0 0 0,-1 0 1 0 0,2 1-1 0 0,-1-1 1 0 0,0 1-1 0 0,1 0 0 0 0,-1 0 1 0 0,1 0-1 0 0,0 0 0 0 0,0 0 1 0 0,1 0-1 0 0,-1 0 0 0 0,1 1 1 0 0,-1 4-1 0 0,1 0-45 0 0,0 0 0 0 0,0 0-1 0 0,1 0 1 0 0,0 0 0 0 0,1 0-1 0 0,0 0 1 0 0,0 0 0 0 0,1 0 0 0 0,0-1-1 0 0,1 1 1 0 0,0-1 0 0 0,0 1-1 0 0,9 14 1 0 0,-7-15-1227 0 0,0 0 0 0 0,1 0 0 0 0,0 0-1 0 0,9 8 1 0 0,7 4-5557 0 0</inkml:trace>
  <inkml:trace contextRef="#ctx0" brushRef="#br0" timeOffset="20710.18">3105 3239 4143 0 0,'-2'-14'458'0'0,"-5"-22"-599"0"0,-2 20 4402 0 0,8 15-4134 0 0,1 1 0 0 0,0 0 0 0 0,-1 0 0 0 0,1 0 0 0 0,-1-1 0 0 0,1 1 0 0 0,0 0 0 0 0,-1 0 0 0 0,1 0 0 0 0,-1 0 0 0 0,1 0 0 0 0,-1 0 0 0 0,1 0 0 0 0,-1 0 0 0 0,1 0 0 0 0,0 0 0 0 0,-1 0 0 0 0,1 0 0 0 0,-1 0-1 0 0,1 1 1 0 0,-1-1 0 0 0,1 0 0 0 0,0 0 0 0 0,-1 0 0 0 0,1 1 0 0 0,0-1 0 0 0,-1 0 0 0 0,1 0 0 0 0,0 1 0 0 0,-1-1 0 0 0,1 0 0 0 0,0 1 0 0 0,-1-1 0 0 0,1 0 0 0 0,0 1 0 0 0,0-1 0 0 0,-1 0 0 0 0,1 1 0 0 0,0-1 0 0 0,0 1 0 0 0,0-1 0 0 0,0 0 0 0 0,-1 1 0 0 0,1-1 0 0 0,0 1 0 0 0,0-1 0 0 0,0 1 0 0 0,-6 23 2810 0 0,0 10-318 0 0,0 50 0 0 0,10 97-779 0 0,-2-136-1352 0 0,4 36-146 0 0,2-1 1 0 0,5 1-1 0 0,43 149 0 0 0,-55-227-364 0 0,18 50-273 0 0,-17-48 174 0 0,0-1-1 0 0,1 0 1 0 0,-1 1 0 0 0,1-1-1 0 0,-1-1 1 0 0,1 1 0 0 0,0 0-1 0 0,1-1 1 0 0,4 5 0 0 0,-7-7 69 0 0,-1-1 0 0 0,1 1 0 0 0,-1-1 0 0 0,1 0 0 0 0,0 1 1 0 0,-1-1-1 0 0,1 0 0 0 0,-1 1 0 0 0,1-1 0 0 0,0 0 0 0 0,-1 0 0 0 0,1 0 1 0 0,-1 0-1 0 0,1 1 0 0 0,0-1 0 0 0,-1 0 0 0 0,1 0 0 0 0,0 0 0 0 0,-1 0 1 0 0,1 0-1 0 0,0-1 0 0 0,-1 1 0 0 0,1 0 0 0 0,0 0 0 0 0,-1 0 0 0 0,1-1 1 0 0,0 1-1 0 0,-1 0 0 0 0,1 0 0 0 0,-1-1 0 0 0,1 1 0 0 0,0-1 0 0 0,7-13-6665 0 0,-5 2-485 0 0</inkml:trace>
  <inkml:trace contextRef="#ctx0" brushRef="#br0" timeOffset="21068.87">2977 3701 6911 0 0,'-10'14'-388'0'0,"0"11"5336"0"0,10-24-4709 0 0,0 0 0 0 0,-1 0 0 0 0,1 0 0 0 0,0 0 0 0 0,0 0 1 0 0,0 0-1 0 0,0 0 0 0 0,0 0 0 0 0,1 0 0 0 0,-1 0 0 0 0,0 0 1 0 0,0-1-1 0 0,1 1 0 0 0,-1 0 0 0 0,0 0 0 0 0,1 0 0 0 0,-1 0 0 0 0,1 0 1 0 0,0 0-1 0 0,-1 0 0 0 0,1-1 0 0 0,-1 1 0 0 0,1 0 0 0 0,0 0 1 0 0,0-1-1 0 0,-1 1 0 0 0,1-1 0 0 0,0 1 0 0 0,0-1 0 0 0,0 1 0 0 0,0-1 1 0 0,0 1-1 0 0,0-1 0 0 0,0 0 0 0 0,-1 1 0 0 0,1-1 0 0 0,0 0 1 0 0,0 0-1 0 0,0 0 0 0 0,0 0 0 0 0,2 0 0 0 0,11 2 312 0 0,0-2 0 0 0,22-1-1 0 0,-35 1-530 0 0,2-1 416 0 0,15-4-244 0 0,62-23-32 0 0,-63 21-149 0 0,-1-1-1 0 0,23-16 1 0 0,-20 12-22 0 0,-7 5-42 0 0,-1-2 0 0 0,20-16-1 0 0,-4 2-437 0 0,-1-2-1 0 0,-1-1 0 0 0,35-45 1 0 0,-41 41-1493 0 0,-2 4-5255 0 0</inkml:trace>
  <inkml:trace contextRef="#ctx0" brushRef="#br0" timeOffset="21810.38">3373 3126 5959 0 0,'-6'14'649'0'0,"2"-1"0"0"0,0 1 0 0 0,0-1 0 0 0,1 1 0 0 0,1 0 0 0 0,0 1 0 0 0,1 15 0 0 0,8 102 6833 0 0,-3-88-6981 0 0,28 210 2611 0 0,-18-163-2775 0 0,-9-55-253 0 0,3 0 0 0 0,22 65 0 0 0,-30-99-107 0 0,0-1 0 0 0,1 1 0 0 0,-1-1 0 0 0,1 0 0 0 0,-1 1 0 0 0,1-1 0 0 0,0 0 1 0 0,0 0-1 0 0,-1 0 0 0 0,1 0 0 0 0,0 1 0 0 0,0-1 0 0 0,0 0 0 0 0,0 0 0 0 0,0-1 0 0 0,0 1 0 0 0,1 0 0 0 0,-1 0 0 0 0,2 1 0 0 0,-2-3 8 0 0,0 1 0 0 0,0 0-1 0 0,0 0 1 0 0,0-1 0 0 0,-1 1 0 0 0,1 0 0 0 0,0-1-1 0 0,0 1 1 0 0,0-1 0 0 0,-1 1 0 0 0,1-1 0 0 0,0 1-1 0 0,-1-1 1 0 0,1 0 0 0 0,0 1 0 0 0,-1-1-1 0 0,1 0 1 0 0,-1 0 0 0 0,1 1 0 0 0,-1-1 0 0 0,1 0-1 0 0,-1 0 1 0 0,0 0 0 0 0,1 1 0 0 0,-1-1 0 0 0,0 0-1 0 0,1 0 1 0 0,-1 0 0 0 0,0 0 0 0 0,0-1 0 0 0,11-44 183 0 0,-2 0 0 0 0,3-51 1 0 0,-4 26 41 0 0,-4 36-62 0 0,-2 12 72 0 0,2-1-1 0 0,0 1 1 0 0,13-39 0 0 0,-9 48 43 0 0,0 12 43 0 0,-7 3-294 0 0,0 0 1 0 0,-1 0-1 0 0,1 0 0 0 0,0 0 1 0 0,0 0-1 0 0,-1 0 1 0 0,1 1-1 0 0,0-1 0 0 0,-1 0 1 0 0,0 0-1 0 0,1 0 1 0 0,-1 1-1 0 0,1-1 1 0 0,-1 0-1 0 0,0 0 0 0 0,0 1 1 0 0,0 1-1 0 0,6 67 179 0 0,-3-21-163 0 0,2 1 1 0 0,2-1-1 0 0,27 94 0 0 0,-32-137-28 0 0,1 0-1 0 0,-1 1 1 0 0,1-1-1 0 0,1 0 1 0 0,-1-1-1 0 0,1 1 1 0 0,0 0-1 0 0,0-1 1 0 0,1 0 0 0 0,0 0-1 0 0,0 0 1 0 0,0-1-1 0 0,0 0 1 0 0,1 0-1 0 0,-1 0 1 0 0,1-1-1 0 0,0 1 1 0 0,0-1-1 0 0,1-1 1 0 0,-1 1-1 0 0,1-1 1 0 0,-1 0 0 0 0,1-1-1 0 0,-1 1 1 0 0,14 0-1 0 0,-14-2-6 0 0,0-1 0 0 0,0 0-1 0 0,0 0 1 0 0,0 0 0 0 0,0-1 0 0 0,0 0-1 0 0,-1 0 1 0 0,12-6 0 0 0,-3 0 9 0 0,0 0-1 0 0,14-12 1 0 0,-20 13 11 0 0,0 0-1 0 0,-1-1 0 0 0,0 1 1 0 0,-1-2-1 0 0,0 1 1 0 0,0-1-1 0 0,0 0 1 0 0,-2 0-1 0 0,1 0 0 0 0,4-13 1 0 0,0-4 62 0 0,-1-1 0 0 0,7-45 1 0 0,-13 63-54 0 0,-1 0 1 0 0,-1 0 0 0 0,0-1 0 0 0,0 1-1 0 0,-1 0 1 0 0,-1-10 0 0 0,1 16-5 0 0,1 0 1 0 0,-1 0-1 0 0,1 0 1 0 0,-1 1-1 0 0,0-1 0 0 0,0 0 1 0 0,-1 0-1 0 0,1 1 1 0 0,0-1-1 0 0,-1 1 1 0 0,0-1-1 0 0,1 1 0 0 0,-1 0 1 0 0,0 0-1 0 0,0 0 1 0 0,0 0-1 0 0,-1 0 1 0 0,1 0-1 0 0,0 0 0 0 0,-1 1 1 0 0,1-1-1 0 0,-1 1 1 0 0,-3-2-1 0 0,-47-10 254 0 0,51 13-272 0 0,1 0-1 0 0,-1 0 0 0 0,0 1 1 0 0,1-1-1 0 0,-1 0 1 0 0,0 1-1 0 0,1-1 1 0 0,-1 1-1 0 0,0-1 0 0 0,1 1 1 0 0,-1 0-1 0 0,1 0 1 0 0,-1 0-1 0 0,1 0 1 0 0,-1 0-1 0 0,1 0 0 0 0,0 0 1 0 0,0 0-1 0 0,-1 0 1 0 0,1 1-1 0 0,0-1 1 0 0,0 0-1 0 0,0 1 1 0 0,0-1-1 0 0,1 1 0 0 0,-1 0 1 0 0,0-1-1 0 0,1 1 1 0 0,-1-1-1 0 0,0 4 1 0 0,-2 4-101 0 0,0 1 0 0 0,1 0 1 0 0,-3 16-1 0 0,3-5-87 0 0,1 1-1 0 0,0-1 0 0 0,2 1 1 0 0,6 41-1 0 0,-4-48 169 0 0,0 0-1 0 0,1-1 0 0 0,1 1 0 0 0,1-1 0 0 0,0 0 0 0 0,0 0 1 0 0,15 21-1 0 0,-18-31 8 0 0,0 0 1 0 0,0 0 0 0 0,0 0-1 0 0,1 0 1 0 0,-1 0 0 0 0,1-1-1 0 0,0 0 1 0 0,0 0-1 0 0,0 0 1 0 0,1 0 0 0 0,-1-1-1 0 0,1 1 1 0 0,8 2-1 0 0,-10-4 7 0 0,0-1-1 0 0,1 1 1 0 0,-1-1-1 0 0,0 0 1 0 0,0 0-1 0 0,0 0 1 0 0,0 0-1 0 0,0 0 0 0 0,0-1 1 0 0,0 0-1 0 0,1 1 1 0 0,-1-1-1 0 0,-1 0 1 0 0,1-1-1 0 0,0 1 1 0 0,0 0-1 0 0,0-1 0 0 0,-1 0 1 0 0,1 1-1 0 0,0-1 1 0 0,-1 0-1 0 0,0 0 1 0 0,3-4-1 0 0,6-5 37 0 0,-1-1 1 0 0,-1-1-1 0 0,0 1 1 0 0,-1-2-1 0 0,0 1 0 0 0,-1-1 1 0 0,6-17-1 0 0,32-110 385 0 0,-26 74-290 0 0,-17 59-75 0 0,4-14 163 0 0,1 1 0 0 0,0 0 0 0 0,2 1 0 0 0,0 0 0 0 0,22-34 0 0 0,-31 54-203 0 0,0-1 0 0 0,0 1 0 0 0,0 0 0 0 0,1-1 0 0 0,-1 1 0 0 0,0-1 0 0 0,0 1 0 0 0,1 0 0 0 0,-1 0 0 0 0,0-1 0 0 0,1 1 0 0 0,-1 0 0 0 0,0-1 0 0 0,1 1 0 0 0,-1 0 0 0 0,0 0 0 0 0,1 0 0 0 0,-1-1 0 0 0,1 1 0 0 0,-1 0 0 0 0,0 0 1 0 0,1 0-1 0 0,-1 0 0 0 0,1 0 0 0 0,-1 0 0 0 0,0 0 0 0 0,1 0 0 0 0,-1 0 0 0 0,1 0 0 0 0,-1 0 0 0 0,1 0 0 0 0,6 13 158 0 0,-2 33-65 0 0,-4-33-66 0 0,1 1-32 0 0,7 65-33 0 0,26 99-1 0 0,-32-165 50 0 0,1-1 1 0 0,1 0-1 0 0,0 0 0 0 0,0 0 1 0 0,1 0-1 0 0,8 11 0 0 0,-12-20-115 0 0,0 0-1 0 0,0-1 1 0 0,0 0-1 0 0,0 1 1 0 0,0-1-1 0 0,1 0 1 0 0,-1 0 0 0 0,0 0-1 0 0,1 0 1 0 0,0 0-1 0 0,-1-1 1 0 0,1 1-1 0 0,0-1 1 0 0,0 0-1 0 0,0 0 1 0 0,0 0 0 0 0,0 0-1 0 0,0 0 1 0 0,0-1-1 0 0,0 1 1 0 0,0-1-1 0 0,1 0 1 0 0,-1 0 0 0 0,0 0-1 0 0,0 0 1 0 0,0-1-1 0 0,0 1 1 0 0,0-1-1 0 0,0 0 1 0 0,5-2-1 0 0,6-3-5799 0 0,0-1-1881 0 0</inkml:trace>
  <inkml:trace contextRef="#ctx0" brushRef="#br0" timeOffset="22501.63">4779 3429 2303 0 0,'5'11'11132'0'0,"3"17"-6093"0"0,-8-3-3280 0 0,-1 0 0 0 0,-8 45-1 0 0,5-41-1346 0 0,-2 46 0 0 0,6-56-353 0 0,1 1 1 0 0,0-1-1 0 0,2 0 1 0 0,8 33-1 0 0,-10-47-62 0 0,1 0 0 0 0,0 1 0 0 0,0-1 0 0 0,0 0 0 0 0,0 0-1 0 0,1 0 1 0 0,0 0 0 0 0,0-1 0 0 0,0 1 0 0 0,1-1 0 0 0,-1 0 0 0 0,1 0 0 0 0,0 0 0 0 0,0 0 0 0 0,1 0 0 0 0,-1-1 0 0 0,1 0-1 0 0,-1 0 1 0 0,1 0 0 0 0,0-1 0 0 0,7 3 0 0 0,-9-4-12 0 0,0-1-1 0 0,1 1 0 0 0,-1-1 1 0 0,1 0-1 0 0,-1 0 1 0 0,0 0-1 0 0,1 0 1 0 0,-1-1-1 0 0,1 1 1 0 0,-1-1-1 0 0,0 0 0 0 0,1 0 1 0 0,-1 0-1 0 0,0 0 1 0 0,0-1-1 0 0,0 1 1 0 0,0-1-1 0 0,0 0 1 0 0,0 0-1 0 0,0 0 1 0 0,-1 0-1 0 0,1 0 0 0 0,-1-1 1 0 0,1 1-1 0 0,-1-1 1 0 0,0 0-1 0 0,3-5 1 0 0,4-5 12 0 0,-1-1 1 0 0,-1 0 0 0 0,0-1 0 0 0,8-25-1 0 0,-7 19 49 0 0,-2-1 0 0 0,0 0 0 0 0,-2 0 0 0 0,0-1 0 0 0,-2 1 0 0 0,0-1 0 0 0,-3-44 0 0 0,-2 51-36 0 0,2 26-7 0 0,2 27-17 0 0,6 2-140 0 0,14 46 0 0 0,-18-74 149 0 0,1 0 0 0 0,0 0-1 0 0,1 0 1 0 0,0-1 0 0 0,1 0-1 0 0,0 0 1 0 0,1 0-1 0 0,13 16 1 0 0,-15-22 46 0 0,0 1-1 0 0,0-2 1 0 0,0 1-1 0 0,1 0 1 0 0,-1-1-1 0 0,1 0 1 0 0,0-1-1 0 0,0 1 1 0 0,0-1-1 0 0,0 0 1 0 0,0 0-1 0 0,0-1 1 0 0,1 0-1 0 0,-1 0 1 0 0,0 0-1 0 0,1-1 1 0 0,-1 0 0 0 0,1 0-1 0 0,-1-1 1 0 0,0 0-1 0 0,1 0 1 0 0,9-3-1 0 0,-13 2 13 0 0,1 0 0 0 0,-1 0 0 0 0,0 0 0 0 0,1 0-1 0 0,-1-1 1 0 0,0 1 0 0 0,0-1 0 0 0,-1 0 0 0 0,1 0 0 0 0,-1 0 0 0 0,1 0 0 0 0,-1-1-1 0 0,0 1 1 0 0,0-1 0 0 0,0 1 0 0 0,-1-1 0 0 0,1 1 0 0 0,1-8 0 0 0,1-5-204 0 0,0 0 0 0 0,3-33 0 0 0,-6 40 214 0 0,0 1 1 0 0,0 0-1 0 0,-1-1 0 0 0,0 1 1 0 0,-1-1-1 0 0,0 1 0 0 0,0 0 1 0 0,-1 0-1 0 0,0-1 0 0 0,0 1 1 0 0,-1 0-1 0 0,0 0 0 0 0,-1 1 1 0 0,1-1-1 0 0,-2 1 0 0 0,1 0 1 0 0,-1 0-1 0 0,0 0 0 0 0,0 0 1 0 0,-1 1-1 0 0,-9-9 0 0 0,-3-3-18 0 0,12 11-28 0 0,0 1 1 0 0,0 0 0 0 0,-1 0 0 0 0,0 1 0 0 0,0 0-1 0 0,0 0 1 0 0,-9-4 0 0 0,6 0-107 0 0,-4-3-158 0 0,13 12 242 0 0,1 0 0 0 0,0 0 1 0 0,-1 0-1 0 0,1 0 0 0 0,0 0 1 0 0,-1 0-1 0 0,1 0 0 0 0,0 0 1 0 0,-1 0-1 0 0,1 0 1 0 0,0 0-1 0 0,-1 0 0 0 0,1 0 1 0 0,-1 0-1 0 0,1 0 0 0 0,0 0 1 0 0,-1 0-1 0 0,1 0 0 0 0,0 1 1 0 0,-1-1-1 0 0,1 0 0 0 0,0 0 1 0 0,0 0-1 0 0,-1 1 1 0 0,1-1-1 0 0,0 0 0 0 0,-1 0 1 0 0,1 1-1 0 0,0-1 0 0 0,0 0 1 0 0,0 0-1 0 0,-1 1 0 0 0,1-1 1 0 0,0 0-1 0 0,0 1 1 0 0,0-1-1 0 0,0 0 0 0 0,0 1 1 0 0,-1-1-1 0 0,1 0 0 0 0,0 1 1 0 0,0-1-1 0 0,0 0 0 0 0,0 1 1 0 0,-1 2-130 0 0,1-1 1 0 0,-1 0-1 0 0,0 0 1 0 0,1 1-1 0 0,-1-1 0 0 0,1 1 1 0 0,0-1-1 0 0,0 0 1 0 0,0 1-1 0 0,0 3 1 0 0,1-4 1 0 0,0-1 0 0 0,-1 0 0 0 0,1 0 0 0 0,0 0 0 0 0,0 0 0 0 0,0 0 0 0 0,-1 0 0 0 0,1 0 0 0 0,0 0 0 0 0,0 0 0 0 0,1 0 0 0 0,-1-1 0 0 0,0 1 0 0 0,0 0 0 0 0,0-1 0 0 0,0 1 1 0 0,1-1-1 0 0,-1 1 0 0 0,0-1 0 0 0,0 0 0 0 0,1 1 0 0 0,1-1 0 0 0,5 4-5367 0 0,1 3-1761 0 0</inkml:trace>
  <inkml:trace contextRef="#ctx0" brushRef="#br0" timeOffset="22858.86">5508 3362 7831 0 0,'-9'64'8983'0'0,"8"-1"-4277"0"0,3-31-3636 0 0,2 0-1 0 0,1 1 1 0 0,17 56 0 0 0,-12-45-646 0 0,-8-32-496 0 0,1 0-1 0 0,0 0 1 0 0,0-1-1 0 0,1 1 1 0 0,1-1-1 0 0,0 0 1 0 0,7 12-1 0 0,-12-23 27 0 0,0 0 0 0 0,1 0 1 0 0,-1 0-1 0 0,0 0 0 0 0,0 0 0 0 0,0 0 0 0 0,1 0 1 0 0,-1-1-1 0 0,0 1 0 0 0,0 0 0 0 0,1 0 0 0 0,-1 0 1 0 0,0 0-1 0 0,0-1 0 0 0,0 1 0 0 0,0 0 0 0 0,0 0 1 0 0,1 0-1 0 0,-1-1 0 0 0,0 1 0 0 0,0 0 0 0 0,0 0 0 0 0,0-1 1 0 0,0 1-1 0 0,0 0 0 0 0,0 0 0 0 0,0-1 0 0 0,0 1 1 0 0,0 0-1 0 0,0 0 0 0 0,0-1 0 0 0,0 1 0 0 0,0 0 1 0 0,0 0-1 0 0,0-1 0 0 0,0 1 0 0 0,0 0 0 0 0,0-1 0 0 0,1-12-904 0 0,-1 13 934 0 0,1-6-915 0 0</inkml:trace>
  <inkml:trace contextRef="#ctx0" brushRef="#br0" timeOffset="23389.3">5365 3110 4143 0 0,'-8'-3'397'0'0,"-9"0"587"0"0,5 2 7566 0 0,24 1-4915 0 0,14 0 7 0 0,-15-1-3756 0 0,-1 0 1 0 0,1 0 0 0 0,18-5 0 0 0,40-16-2798 0 0,-51 16 1219 0 0</inkml:trace>
  <inkml:trace contextRef="#ctx0" brushRef="#br0" timeOffset="23390.3">5694 3376 2303 0 0,'3'34'49'0'0,"7"79"3187"0"0,9-4 4351 0 0,-19-109-7496 0 0,0 0 0 0 0,0 0-1 0 0,0 0 1 0 0,0 1 0 0 0,0-1-1 0 0,0 0 1 0 0,0 0 0 0 0,0 1 0 0 0,0-1-1 0 0,0 0 1 0 0,0 0 0 0 0,0 1-1 0 0,0-1 1 0 0,0 0 0 0 0,0 0-1 0 0,0 1 1 0 0,0-1 0 0 0,0 0 0 0 0,0 0-1 0 0,0 1 1 0 0,0-1 0 0 0,1 0-1 0 0,-1 0 1 0 0,0 0 0 0 0,0 1-1 0 0,0-1 1 0 0,0 0 0 0 0,1 0-1 0 0,-1 0 1 0 0,0 0 0 0 0,0 1 0 0 0,0-1-1 0 0,1 0 1 0 0,-1 0 0 0 0,0 0-1 0 0,0 0 1 0 0,1 0 0 0 0,-1 0-1 0 0,0 0 1 0 0,0 0 0 0 0,1 0 0 0 0,-1 0-1 0 0,0 0 1 0 0,1 0 0 0 0,4-12 1980 0 0,2-20-612 0 0,-3-4-536 0 0,15-81 472 0 0,-15 101-1294 0 0,0 1 0 0 0,1 0 0 0 0,1-1 0 0 0,0 2 0 0 0,10-19 0 0 0,-14 30-48 0 0,1 0-1 0 0,-1 0 0 0 0,0 0 1 0 0,1 0-1 0 0,0 0 1 0 0,0 1-1 0 0,0-1 0 0 0,0 1 1 0 0,0 0-1 0 0,0 0 1 0 0,1 0-1 0 0,-1 0 0 0 0,1 1 1 0 0,-1-1-1 0 0,1 1 1 0 0,-1 0-1 0 0,1 0 0 0 0,0 0 1 0 0,0 0-1 0 0,0 1 1 0 0,-1 0-1 0 0,1 0 0 0 0,0 0 1 0 0,0 0-1 0 0,0 0 1 0 0,0 1-1 0 0,-1-1 0 0 0,1 1 1 0 0,0 0-1 0 0,0 1 1 0 0,-1-1-1 0 0,6 3 0 0 0,-3 0 12 0 0,1 0 0 0 0,-1 1-1 0 0,0 0 1 0 0,-1 0-1 0 0,1 0 1 0 0,-1 1-1 0 0,0 0 1 0 0,0 0-1 0 0,-1 0 1 0 0,0 0-1 0 0,0 1 1 0 0,-1-1-1 0 0,1 1 1 0 0,-1 0-1 0 0,-1 0 1 0 0,1 1 0 0 0,-1-1-1 0 0,-1 0 1 0 0,2 10-1 0 0,13 122-197 0 0,3 19-1927 0 0,-14-145 1283 0 0,-5-12 755 0 0,0-1 0 0 0,0 0 0 0 0,0 0-1 0 0,0 0 1 0 0,0 0 0 0 0,0 0 0 0 0,1 0-1 0 0,-1 0 1 0 0,0 0 0 0 0,0 0 0 0 0,0 0-1 0 0,0 0 1 0 0,0 0 0 0 0,0 0 0 0 0,0 0-1 0 0,0 0 1 0 0,1 0 0 0 0,-1 0 0 0 0,0 0-1 0 0,0 0 1 0 0,0 0 0 0 0,0 0 0 0 0,0 0-1 0 0,0 0 1 0 0,0 0 0 0 0,1 0 0 0 0,-1 0-1 0 0,0 0 1 0 0,0 0 0 0 0,0 0 0 0 0,0 0-1 0 0,0 0 1 0 0,0 0 0 0 0,0 0 0 0 0,0 0-1 0 0,0-1 1 0 0,0 1 0 0 0,1 0 0 0 0,-1 0-1 0 0,0 0 1 0 0,0 0 0 0 0,0 0 0 0 0,0 0-1 0 0,0 0 1 0 0,0 0 0 0 0,0 0 0 0 0,0-1-1 0 0,0 1 1 0 0,0 0 0 0 0,0 0 0 0 0,0 0-1 0 0,6-25-3652 0 0,-4 9-3258 0 0</inkml:trace>
  <inkml:trace contextRef="#ctx0" brushRef="#br0" timeOffset="23823.93">6126 3402 1375 0 0,'1'-1'354'0'0,"0"0"-1"0"0,0 0 0 0 0,0 1 0 0 0,0-1 0 0 0,0 1 0 0 0,0-1 0 0 0,0 1 0 0 0,0-1 0 0 0,0 1 0 0 0,1-1 0 0 0,-1 1 1 0 0,0 0-1 0 0,0 0 0 0 0,0 0 0 0 0,0 0 0 0 0,2 0 0 0 0,29 0 4656 0 0,-7 0-1366 0 0,-16-1-3061 0 0,-1 0 1 0 0,1-1 0 0 0,-1 0-1 0 0,0 0 1 0 0,0-1-1 0 0,0-1 1 0 0,0 1-1 0 0,0-1 1 0 0,10-7-1 0 0,-10 5-489 0 0,1 0 0 0 0,-2-1 0 0 0,1 0 0 0 0,-1-1 0 0 0,0 1 0 0 0,0-1 0 0 0,-1-1 0 0 0,0 1 0 0 0,-1-1-1 0 0,0 0 1 0 0,0 0 0 0 0,4-13 0 0 0,-9 21-70 0 0,1 0-1 0 0,0-1 0 0 0,-1 1 1 0 0,0 0-1 0 0,1 0 0 0 0,-1-1 1 0 0,0 1-1 0 0,0 0 1 0 0,0-1-1 0 0,0 1 0 0 0,0 0 1 0 0,0 0-1 0 0,0-1 0 0 0,0 1 1 0 0,0 0-1 0 0,0-1 1 0 0,-1-1-1 0 0,0 3-6 0 0,1-1 1 0 0,-1 1 0 0 0,1 0-1 0 0,0-1 1 0 0,-1 1-1 0 0,1-1 1 0 0,-1 1-1 0 0,1 0 1 0 0,-1 0-1 0 0,1-1 1 0 0,-1 1-1 0 0,1 0 1 0 0,-1 0-1 0 0,0 0 1 0 0,1 0-1 0 0,-1-1 1 0 0,1 1-1 0 0,-1 0 1 0 0,1 0-1 0 0,-1 0 1 0 0,0 0-1 0 0,1 0 1 0 0,-1 0-1 0 0,1 1 1 0 0,-1-1-1 0 0,0 0 1 0 0,-2 1 18 0 0,0 0 1 0 0,0 0-1 0 0,1 0 1 0 0,-1 0-1 0 0,1 1 1 0 0,-1-1-1 0 0,1 1 1 0 0,0 0-1 0 0,-1 0 1 0 0,1 0-1 0 0,0 0 1 0 0,0 0-1 0 0,0 0 1 0 0,-2 4-1 0 0,-7 16-4 0 0,1 0-1 0 0,2 0 0 0 0,0 1 0 0 0,1 0 0 0 0,2 1 0 0 0,0-1 0 0 0,1 1 0 0 0,2 0 0 0 0,0 0 0 0 0,3 30 0 0 0,-1-48-114 0 0,1 0-1 0 0,-1 0 1 0 0,1 1 0 0 0,1-1-1 0 0,-1 0 1 0 0,1 0 0 0 0,0 0-1 0 0,0 0 1 0 0,5 8 0 0 0,-5-12 39 0 0,-1 0 0 0 0,1 0 0 0 0,0 0-1 0 0,0 0 1 0 0,-1 0 0 0 0,1-1 0 0 0,0 1 0 0 0,1 0 0 0 0,-1-1 0 0 0,0 1 0 0 0,0-1 0 0 0,1 0 0 0 0,-1 0 0 0 0,1 0-1 0 0,-1 0 1 0 0,1 0 0 0 0,-1-1 0 0 0,1 1 0 0 0,-1-1 0 0 0,1 1 0 0 0,0-1 0 0 0,-1 0 0 0 0,1 0 0 0 0,4-1-1 0 0,10-2-667 0 0,-1 0-115 0 0</inkml:trace>
  <inkml:trace contextRef="#ctx0" brushRef="#br0" timeOffset="24200.96">6767 3143 9007 0 0,'0'2'96'0'0,"-1"-1"-1"0"0,0 0 1 0 0,1 1-1 0 0,-1-1 0 0 0,1 0 1 0 0,-1 0-1 0 0,0 0 1 0 0,0 1-1 0 0,0-1 0 0 0,0 0 1 0 0,0 0-1 0 0,0 0 1 0 0,0-1-1 0 0,0 1 1 0 0,0 0-1 0 0,0 0 0 0 0,-1-1 1 0 0,1 1-1 0 0,0 0 1 0 0,0-1-1 0 0,-2 1 0 0 0,-31 11 4034 0 0,32-11-3650 0 0,-14 4 1253 0 0,8-4-1318 0 0,0 2-1 0 0,0-1 1 0 0,1 1 0 0 0,-1 0-1 0 0,1 0 1 0 0,0 1 0 0 0,0 0 0 0 0,0 0-1 0 0,-10 9 1 0 0,14-9-334 0 0,0-1 0 0 0,0 1-1 0 0,0 0 1 0 0,1 0 0 0 0,0 0-1 0 0,0 0 1 0 0,0 1 0 0 0,0-1-1 0 0,1 0 1 0 0,-1 1 0 0 0,1 0-1 0 0,0-1 1 0 0,1 1-1 0 0,-1-1 1 0 0,1 1 0 0 0,0 0-1 0 0,0-1 1 0 0,0 1 0 0 0,1 0-1 0 0,0-1 1 0 0,-1 1 0 0 0,2-1-1 0 0,-1 1 1 0 0,0-1 0 0 0,1 1-1 0 0,0-1 1 0 0,3 4 0 0 0,-3-5-48 0 0,0-1 0 0 0,0 0 0 0 0,0 1 0 0 0,1-1 0 0 0,-1 0 0 0 0,1-1 0 0 0,-1 1 0 0 0,1 0 1 0 0,0-1-1 0 0,0 1 0 0 0,0-1 0 0 0,0 0 0 0 0,3 1 0 0 0,43 6 338 0 0,-40-8-301 0 0,1 2-1 0 0,19 4 1 0 0,-25-5-65 0 0,0 0-1 0 0,0 1 0 0 0,0 0 1 0 0,0 0-1 0 0,0 0 0 0 0,0 0 1 0 0,-1 0-1 0 0,1 1 1 0 0,-1 0-1 0 0,1 0 0 0 0,-1 0 1 0 0,0 0-1 0 0,0 0 0 0 0,0 1 1 0 0,3 5-1 0 0,-5-6-12 0 0,1 1 0 0 0,-1-1-1 0 0,0 1 1 0 0,0-1 0 0 0,-1 1 0 0 0,1-1 0 0 0,-1 1-1 0 0,1-1 1 0 0,-1 1 0 0 0,0 0 0 0 0,-1-1-1 0 0,1 1 1 0 0,-1-1 0 0 0,1 1 0 0 0,-1-1-1 0 0,0 1 1 0 0,0-1 0 0 0,-1 1 0 0 0,-2 5-1 0 0,-2 3 1 0 0,-1 1 0 0 0,-1-1 0 0 0,1-1 0 0 0,-2 1-1 0 0,0-2 1 0 0,0 1 0 0 0,-15 12 0 0 0,17-17 8 0 0,0 0 1 0 0,-1 0 0 0 0,1-1-1 0 0,-1-1 1 0 0,0 1 0 0 0,-1-1 0 0 0,1-1-1 0 0,-1 0 1 0 0,0 0 0 0 0,1 0 0 0 0,-1-1-1 0 0,-13 1 1 0 0,20-3-18 0 0,-1 0 0 0 0,0 0-1 0 0,0 0 1 0 0,1 0 0 0 0,-1-1 0 0 0,0 0-1 0 0,0 1 1 0 0,1-1 0 0 0,-1 0 0 0 0,1 0-1 0 0,-1-1 1 0 0,1 1 0 0 0,-1 0 0 0 0,1-1-1 0 0,0 1 1 0 0,0-1 0 0 0,-1 0 0 0 0,1 0-1 0 0,0 0 1 0 0,1 0 0 0 0,-1 0 0 0 0,0 0-1 0 0,1-1 1 0 0,-1 1 0 0 0,-1-5 0 0 0,0 3-205 0 0,1-1 0 0 0,1 1 0 0 0,-1-1 1 0 0,1 1-1 0 0,0-1 0 0 0,0 0 0 0 0,0 1 1 0 0,0-1-1 0 0,1 0 0 0 0,0 0 0 0 0,0 1 0 0 0,0-1 1 0 0,1 0-1 0 0,1-8 0 0 0,2 0-7281 0 0</inkml:trace>
  <inkml:trace contextRef="#ctx0" brushRef="#br0" timeOffset="24552.45">7447 2601 5983 0 0,'-6'6'1720'0'0,"0"1"0"0"0,1 0 0 0 0,-1 0 1 0 0,1 1-1 0 0,1 0 0 0 0,-1-1 0 0 0,-3 11 0 0 0,4-5-670 0 0,0-1 1 0 0,0 1 0 0 0,1 0-1 0 0,-1 17 1 0 0,2-3-738 0 0,2 48-1 0 0,4-7-182 0 0,0-24 1044 0 0,-1 6-832 0 0,22 213 138 0 0,-20-234-954 0 0,15 48 0 0 0,-13-60-1697 0 0,15 32 0 0 0,-18-41-5976 0 0</inkml:trace>
  <inkml:trace contextRef="#ctx0" brushRef="#br0" timeOffset="24973.31">7184 3196 9671 0 0,'-8'12'860'0'0,"10"-7"1371"0"0,18-5 2449 0 0,-9-2-4107 0 0,0 2 252 0 0,32-9 2365 0 0,24-8-2798 0 0,-50 13-108 0 0,-2-1-48 0 0,44-15-11 0 0,-44 15-9 0 0,0 1-35 0 0,45-15-18 0 0,-46 15-3 0 0,-1 1-27 0 0,37-8-94 0 0,-25 8 9 0 0,28 5-36 0 0,-51-2-11 0 0,0 0 1 0 0,-1 0-1 0 0,1 0 0 0 0,0 0 1 0 0,0 1-1 0 0,0-1 0 0 0,0 1 1 0 0,0-1-1 0 0,0 1 0 0 0,0 0 0 0 0,-1 0 1 0 0,1 0-1 0 0,0 0 0 0 0,-1 0 1 0 0,1 0-1 0 0,0 0 0 0 0,-1 0 1 0 0,0 1-1 0 0,1-1 0 0 0,-1 1 0 0 0,0-1 1 0 0,0 1-1 0 0,1-1 0 0 0,-1 1 1 0 0,0 0-1 0 0,-1 0 0 0 0,1-1 1 0 0,0 1-1 0 0,0 0 0 0 0,-1 0 0 0 0,1 0 1 0 0,-1 3-1 0 0,1 4 11 0 0,-1-1 0 0 0,0 1 0 0 0,0 0 0 0 0,-1-1 0 0 0,-4 16 0 0 0,2-5 5 0 0,2-11-55 0 0,1 0-1 0 0,-1 1 1 0 0,1-1-1 0 0,1 0 1 0 0,-1 0 0 0 0,2 0-1 0 0,-1 0 1 0 0,5 13-1 0 0,-5-18 33 0 0,0 1 0 0 0,1-1 0 0 0,0 0 0 0 0,0 0 0 0 0,0 1 0 0 0,0-1 0 0 0,0-1-1 0 0,1 1 1 0 0,0 0 0 0 0,-1-1 0 0 0,1 1 0 0 0,0-1 0 0 0,0 0 0 0 0,0 0 0 0 0,0 0 0 0 0,0 0 0 0 0,1 0 0 0 0,-1-1-1 0 0,1 1 1 0 0,-1-1 0 0 0,5 1 0 0 0,-2-1 40 0 0,-1 0 0 0 0,0 0 0 0 0,1 0 0 0 0,-1-1 1 0 0,1 0-1 0 0,0 0 0 0 0,-1 0 0 0 0,1-1 0 0 0,-1 1 0 0 0,1-1 0 0 0,-1-1 0 0 0,0 1 0 0 0,1-1 0 0 0,-1 0 0 0 0,0 0 0 0 0,0-1 0 0 0,0 1 1 0 0,0-1-1 0 0,-1 0 0 0 0,1 0 0 0 0,-1-1 0 0 0,5-4 0 0 0,-3 1-6 0 0,0 0 1 0 0,0 0-1 0 0,-1 0 1 0 0,0-1-1 0 0,0 0 1 0 0,-1 0-1 0 0,0-1 0 0 0,0 1 1 0 0,-1-1-1 0 0,0 1 1 0 0,0-1-1 0 0,1-17 0 0 0,-3 21-21 0 0,0-1 0 0 0,0 0-1 0 0,-1 0 1 0 0,0 0-1 0 0,-1 0 1 0 0,1 0-1 0 0,-1 0 1 0 0,0 0-1 0 0,0 0 1 0 0,-1 1-1 0 0,-2-8 1 0 0,2 10-7 0 0,0 0 0 0 0,0-1-1 0 0,0 1 1 0 0,0 0 0 0 0,-1 0 0 0 0,1 0 0 0 0,-1 1-1 0 0,0-1 1 0 0,1 1 0 0 0,-1-1 0 0 0,0 1 0 0 0,-1 0-1 0 0,1 0 1 0 0,0 0 0 0 0,-1 1 0 0 0,1-1 0 0 0,-1 1-1 0 0,-6-2 1 0 0,-5-1-60 0 0,-2 0 0 0 0,-16-1 0 0 0,28 5-19 0 0,-1-1-1 0 0,1 1 0 0 0,-1 0 1 0 0,1 1-1 0 0,-1-1 0 0 0,1 1 1 0 0,0 0-1 0 0,-1 0 0 0 0,1 1 1 0 0,-6 2-1 0 0,0 6-418 0 0,11-10 468 0 0,-1 0 0 0 0,1 0 0 0 0,0 1 0 0 0,0-1 0 0 0,0 0 0 0 0,0 1-1 0 0,0-1 1 0 0,1 0 0 0 0,-1 0 0 0 0,0 1 0 0 0,0-1 0 0 0,0 0 0 0 0,0 0 0 0 0,0 1 0 0 0,0-1 0 0 0,0 0 0 0 0,0 0 0 0 0,1 1 0 0 0,-1-1 0 0 0,0 0 0 0 0,0 0 0 0 0,0 0 0 0 0,0 1 0 0 0,1-1 0 0 0,-1 0 0 0 0,0 0 0 0 0,0 0-1 0 0,1 0 1 0 0,-1 1 0 0 0,0-1 0 0 0,2 1-167 0 0,0-1 0 0 0,-1 1-1 0 0,1-1 1 0 0,0 1-1 0 0,-1-1 1 0 0,1 1 0 0 0,0-1-1 0 0,0 0 1 0 0,0 0-1 0 0,-1 0 1 0 0,1 0 0 0 0,0 0-1 0 0,2-1 1 0 0,6-2-1211 0 0,1-1 1 0 0,-1 0-1 0 0,10-6 0 0 0,-3 1-3904 0 0</inkml:trace>
  <inkml:trace contextRef="#ctx0" brushRef="#br0" timeOffset="25399.82">8092 2965 5063 0 0,'4'10'377'0'0,"0"-1"-1"0"0,-1 2 1 0 0,-1-1-1 0 0,1 0 1 0 0,1 20-1 0 0,-3 55 5196 0 0,-1-26-2985 0 0,0-57-2432 0 0,0 19 1148 0 0,2 0 0 0 0,0 0 0 0 0,1-1 0 0 0,7 27 0 0 0,-9-45-1256 0 0,1 1 0 0 0,-1 0 0 0 0,0-1 0 0 0,1 1 0 0 0,0-1 0 0 0,-1 0 0 0 0,1 1 1 0 0,0-1-1 0 0,0 0 0 0 0,0 0 0 0 0,1 0 0 0 0,-1 0 0 0 0,0-1 0 0 0,1 1 0 0 0,-1-1 0 0 0,1 1 0 0 0,0-1 0 0 0,-1 0 0 0 0,1 0 0 0 0,0 0 0 0 0,0 0 0 0 0,0 0 0 0 0,0-1 0 0 0,-1 0 0 0 0,1 1 0 0 0,0-1 0 0 0,0 0 0 0 0,0 0 1 0 0,0 0-1 0 0,0-1 0 0 0,0 1 0 0 0,0-1 0 0 0,0 0 0 0 0,3-1 0 0 0,-4 1 298 0 0,9-6-228 0 0,32-23 23 0 0,-38 27-97 0 0,-1-1-1 0 0,0 1 1 0 0,1-1-1 0 0,-1 0 1 0 0,-1 0-1 0 0,1-1 0 0 0,-1 1 1 0 0,1-1-1 0 0,-1 0 1 0 0,0 0-1 0 0,-1 0 0 0 0,3-6 1 0 0,1-2 52 0 0,12-22 258 0 0,18-54 1 0 0,-33 80-308 0 0,0-1 1 0 0,0 0-1 0 0,-1 0 0 0 0,0 0 1 0 0,-1 0-1 0 0,0 0 1 0 0,-1 0-1 0 0,0-1 1 0 0,0 1-1 0 0,-1 0 1 0 0,-3-11-1 0 0,3 16-41 0 0,0 0-1 0 0,-1 1 1 0 0,1-1-1 0 0,-1 1 1 0 0,0 0-1 0 0,0-1 1 0 0,-1 1-1 0 0,1 0 1 0 0,-1 0-1 0 0,0 0 1 0 0,0 1-1 0 0,0-1 1 0 0,-1 1-1 0 0,1 0 1 0 0,-1 0-1 0 0,0 0 1 0 0,0 0-1 0 0,0 0 1 0 0,0 1-1 0 0,0 0 1 0 0,-1 0-1 0 0,1 0 1 0 0,-1 0-1 0 0,1 1 1 0 0,-1 0-1 0 0,0 0 1 0 0,1 0-1 0 0,-1 0 1 0 0,0 1-1 0 0,0 0 1 0 0,-9 0-1 0 0,6 1-14 0 0,2-2-38 0 0,1 1 0 0 0,-1 0 0 0 0,1 0 0 0 0,-1 1 1 0 0,1 0-1 0 0,-1 0 0 0 0,1 0 0 0 0,-1 1 0 0 0,1 0 0 0 0,0 0 0 0 0,0 0 1 0 0,0 0-1 0 0,0 1 0 0 0,0 0 0 0 0,-4 3 0 0 0,-2 3-193 0 0,1 0-1 0 0,1 1 0 0 0,-10 11 1 0 0,-9 17-6619 0 0,10-10-818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9:30.311"/>
    </inkml:context>
    <inkml:brush xml:id="br0">
      <inkml:brushProperty name="width" value="0.025" units="cm"/>
      <inkml:brushProperty name="height" value="0.025" units="cm"/>
      <inkml:brushProperty name="color" value="#5B2D90"/>
    </inkml:brush>
  </inkml:definitions>
  <inkml:trace contextRef="#ctx0" brushRef="#br0">6 0 8287 0 0,'-2'12'1528'0'0,"0"-1"-1"0"0,1 0 1 0 0,1 1-1 0 0,-1 0 0 0 0,2-1 1 0 0,0 1-1 0 0,2 13 1 0 0,1 15-885 0 0,49 488 1958 0 0,-41-465-2631 0 0,21 63 0 0 0,-31-182-629 0 0,-24-244 416 0 0,16 222 285 0 0,2 29 200 0 0,4-80-1 0 0,1 112-15 0 0,1 0-1 0 0,1-1 1 0 0,0 1-1 0 0,1 1 1 0 0,1-1 0 0 0,1 1-1 0 0,0 0 1 0 0,11-19-1 0 0,-15 31-98 0 0,0 0-1 0 0,1 1 0 0 0,-1-1 0 0 0,1 1 0 0 0,0 0 1 0 0,0 0-1 0 0,0 0 0 0 0,0 0 0 0 0,0 0 0 0 0,1 1 1 0 0,-1 0-1 0 0,5-3 0 0 0,-5 4-79 0 0,-1 0 0 0 0,0 1 0 0 0,0-1 0 0 0,0 1 0 0 0,0-1 0 0 0,1 1 0 0 0,-1 0 0 0 0,0 0 0 0 0,1 0 0 0 0,-1 0 0 0 0,0 0 0 0 0,0 1 0 0 0,0-1-1 0 0,1 0 1 0 0,-1 1 0 0 0,0 0 0 0 0,0 0 0 0 0,0-1 0 0 0,0 1 0 0 0,0 1 0 0 0,0-1 0 0 0,0 0 0 0 0,0 0 0 0 0,2 2 0 0 0,0 1-24 0 0,-1-1-1 0 0,1 1 1 0 0,0 0-1 0 0,-1 0 1 0 0,0 0-1 0 0,0 0 1 0 0,0 0-1 0 0,0 1 1 0 0,-1 0-1 0 0,0-1 1 0 0,3 8-1 0 0,-3-3-7 0 0,1 1 0 0 0,-2-1 0 0 0,1 1 0 0 0,-1-1 0 0 0,0 17 0 0 0,-3 0-69 0 0,-1 0 1 0 0,0 1-1 0 0,-13 39 0 0 0,10-44-78 0 0,-13 31 0 0 0,16-46 15 0 0,0 0 1 0 0,-1 0-1 0 0,0 0 1 0 0,0 0 0 0 0,0-1-1 0 0,-1 0 1 0 0,0 0 0 0 0,-7 6-1 0 0,12-11 90 0 0,0-1 0 0 0,-1 0-1 0 0,1 1 1 0 0,0-1 0 0 0,0 0-1 0 0,0 0 1 0 0,0 0 0 0 0,0 1-1 0 0,-1-1 1 0 0,1 0 0 0 0,0 0 0 0 0,0 0-1 0 0,0 1 1 0 0,-1-1 0 0 0,1 0-1 0 0,0 0 1 0 0,0 0 0 0 0,-1 0-1 0 0,1 0 1 0 0,0 0 0 0 0,-1 1-1 0 0,1-1 1 0 0,0 0 0 0 0,0 0-1 0 0,-1 0 1 0 0,1 0 0 0 0,0 0-1 0 0,0 0 1 0 0,-1 0 0 0 0,1 0-1 0 0,0 0 1 0 0,-1 0 0 0 0,1 0-1 0 0,0 0 1 0 0,0-1 0 0 0,-1 1-1 0 0,1 0 1 0 0,0 0 0 0 0,0 0-1 0 0,-1 0 1 0 0,1 0 0 0 0,0 0-1 0 0,0-1 1 0 0,-1 1 0 0 0,1 0-1 0 0,0 0 1 0 0,0 0 0 0 0,0-1-1 0 0,-1 1 1 0 0,1 0 0 0 0,0-1-1 0 0,1-15-3041 0 0,3 5-5074 0 0</inkml:trace>
  <inkml:trace contextRef="#ctx0" brushRef="#br0" timeOffset="556.14">522 147 7831 0 0,'-3'23'3269'0'0,"1"0"0"0"0,0 33 0 0 0,16 96 1898 0 0,-3-41-3918 0 0,-6-32-640 0 0,-2-11-454 0 0,2 0-1 0 0,27 123 1 0 0,-31-187-199 0 0,0 1 0 0 0,0-1 0 0 0,1 0 0 0 0,0 1 0 0 0,-1-1-1 0 0,1 0 1 0 0,0 0 0 0 0,1-1 0 0 0,-1 1 0 0 0,1 0 0 0 0,4 4 0 0 0,-7-8 28 0 0,0 0 1 0 0,0 0-1 0 0,1 0 0 0 0,-1 0 1 0 0,0 1-1 0 0,0-1 1 0 0,0 0-1 0 0,1 0 0 0 0,-1 0 1 0 0,0 0-1 0 0,0 0 1 0 0,1 0-1 0 0,-1 0 0 0 0,0 0 1 0 0,0 0-1 0 0,1 0 0 0 0,-1 0 1 0 0,0-1-1 0 0,0 1 1 0 0,0 0-1 0 0,1 0 0 0 0,-1 0 1 0 0,0 0-1 0 0,0 0 1 0 0,1 0-1 0 0,-1 0 0 0 0,0-1 1 0 0,0 1-1 0 0,0 0 1 0 0,0 0-1 0 0,1 0 0 0 0,-1 0 1 0 0,0-1-1 0 0,0 1 1 0 0,0 0-1 0 0,0 0 0 0 0,5-13-193 0 0,-3-18 175 0 0,-2 27-17 0 0,-6-207 141 0 0,1 0 614 0 0,7 163-202 0 0,13-69 0 0 0,-12 100-243 0 0,0 1 0 0 0,2 0 0 0 0,0 1-1 0 0,1-1 1 0 0,0 1 0 0 0,1 0 0 0 0,1 1 0 0 0,10-15 0 0 0,15-8 674 0 0,-30 35-799 0 0,-1-1-1 0 0,1 1 0 0 0,0 0 1 0 0,0-1-1 0 0,0 1 0 0 0,1 1 0 0 0,-1-1 1 0 0,0 0-1 0 0,1 1 0 0 0,-1 0 1 0 0,5-1-1 0 0,4 2-34 0 0,40 2-10 0 0,-31 2-5 0 0,-18-3-16 0 0,5 4-15 0 0,0 0-52 0 0,0 0 1 0 0,0 1-1 0 0,-1 0 0 0 0,0 0 0 0 0,0 0 0 0 0,-1 1 0 0 0,0 0 0 0 0,0 1 0 0 0,8 12 0 0 0,-11-13 2 0 0,1 0-1 0 0,-1 1 1 0 0,-1 0 0 0 0,1 0-1 0 0,-2 0 1 0 0,1 0 0 0 0,-1 0-1 0 0,0 0 1 0 0,0 0 0 0 0,-1 0-1 0 0,-1 13 1 0 0,-1-9 6 0 0,0-1-1 0 0,-1 1 1 0 0,0-1-1 0 0,-1 0 1 0 0,0 0-1 0 0,0-1 1 0 0,-10 16-1 0 0,2-7 0 0 0,-1-1 1 0 0,0 0-1 0 0,-2-1 1 0 0,0-1-1 0 0,0 0 1 0 0,-2-1-1 0 0,0-1 1 0 0,-21 13-1 0 0,25-17-141 0 0,-2-2 1 0 0,-15 8-1 0 0,26-14-73 0 0,0-1 0 0 0,-1 1-1 0 0,1-1 1 0 0,-1 1 0 0 0,1-1-1 0 0,-1 0 1 0 0,0-1 0 0 0,1 1 0 0 0,-1-1-1 0 0,0 0 1 0 0,-9-1 0 0 0,13 1-2 0 0,0 0 1 0 0,0-1-1 0 0,0 1 1 0 0,0 0-1 0 0,0-1 1 0 0,0 1-1 0 0,1-1 1 0 0,-1 1-1 0 0,0-1 1 0 0,0 1-1 0 0,0-1 1 0 0,0 0-1 0 0,0 1 1 0 0,1-1-1 0 0,-2-1 1 0 0,-3-7-8816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7:38.745"/>
    </inkml:context>
    <inkml:brush xml:id="br0">
      <inkml:brushProperty name="width" value="0.025" units="cm"/>
      <inkml:brushProperty name="height" value="0.025" units="cm"/>
      <inkml:brushProperty name="color" value="#5B2D90"/>
    </inkml:brush>
  </inkml:definitions>
  <inkml:trace contextRef="#ctx0" brushRef="#br0">19871 3801 6447 0 0,'-11'32'9911'0'0,"8"3"-5268"0"0,6 39-2689 0 0,0-45-802 0 0,4 87 238 0 0,10 131 539 0 0,-9-179-1490 0 0,26 105-1 0 0,-33-171-449 0 0,2 11-167 0 0,0 1 0 0 0,1-1 1 0 0,1 0-1 0 0,0 0 0 0 0,1 0 0 0 0,0-1 1 0 0,16 23-1 0 0,-22-34 119 0 0,1 0 1 0 0,-1-1-1 0 0,1 1 1 0 0,-1-1-1 0 0,0 1 1 0 0,1-1-1 0 0,-1 1 1 0 0,1-1-1 0 0,-1 1 0 0 0,1-1 1 0 0,0 1-1 0 0,-1-1 1 0 0,1 0-1 0 0,-1 1 1 0 0,1-1-1 0 0,0 0 1 0 0,-1 0-1 0 0,1 0 1 0 0,0 1-1 0 0,-1-1 1 0 0,1 0-1 0 0,0 0 1 0 0,-1 0-1 0 0,1 0 0 0 0,0 0 1 0 0,-1 0-1 0 0,1 0 1 0 0,0 0-1 0 0,-1 0 1 0 0,1 0-1 0 0,0-1 1 0 0,0 1-1 0 0,1-1-48 0 0,-1-1 0 0 0,0 1-1 0 0,0 0 1 0 0,0 0 0 0 0,0-1 0 0 0,0 1-1 0 0,0-1 1 0 0,-1 1 0 0 0,1-1-1 0 0,0 1 1 0 0,-1-1 0 0 0,2-2 0 0 0,0-7-214 0 0,0 0 0 0 0,0 0 0 0 0,0-11 0 0 0,-5-51-407 0 0,1 41 863 0 0,2-35-1 0 0,1 58 56 0 0,0 1-1 0 0,0 0 0 0 0,1 0 1 0 0,0 0-1 0 0,0 0 1 0 0,0 0-1 0 0,1 0 0 0 0,1 1 1 0 0,4-10-1 0 0,-6 15-100 0 0,0 1-1 0 0,0-1 1 0 0,-1 0 0 0 0,1 1-1 0 0,0 0 1 0 0,0-1-1 0 0,0 1 1 0 0,0 0 0 0 0,1 0-1 0 0,-1 0 1 0 0,0 1-1 0 0,0-1 1 0 0,1 0-1 0 0,-1 1 1 0 0,0-1 0 0 0,1 1-1 0 0,-1 0 1 0 0,1 0-1 0 0,-1 0 1 0 0,0 0 0 0 0,1 0-1 0 0,-1 1 1 0 0,0-1-1 0 0,5 2 1 0 0,3 0 116 0 0,0 1 0 0 0,0 0-1 0 0,-1 0 1 0 0,15 8 0 0 0,-20-9-163 0 0,0 0 0 0 0,-1 0 0 0 0,1 1 0 0 0,0 0 0 0 0,-1 0 1 0 0,1 0-1 0 0,-1 0 0 0 0,0 0 0 0 0,0 1 0 0 0,-1-1 0 0 0,1 1 0 0 0,-1 0 0 0 0,1 0 1 0 0,-1 0-1 0 0,2 5 0 0 0,-2-3-15 0 0,-1 1 1 0 0,1-1 0 0 0,-1 1-1 0 0,0 0 1 0 0,-1-1 0 0 0,1 1-1 0 0,-1 0 1 0 0,-1-1-1 0 0,-1 10 1 0 0,-1 2-7 0 0,-2 0-1 0 0,0-1 1 0 0,-1 0 0 0 0,-1 0-1 0 0,-1 0 1 0 0,-16 26-1 0 0,16-30-15 0 0,-1-1 0 0 0,0 0-1 0 0,-19 18 1 0 0,22-24-15 0 0,0-1 0 0 0,0 0 1 0 0,-1 0-1 0 0,0 0 0 0 0,0 0 0 0 0,-1-1 1 0 0,1 0-1 0 0,-9 3 0 0 0,14-7-45 0 0,0 1 0 0 0,0-1 0 0 0,0 0 0 0 0,1 1 0 0 0,-1-1 1 0 0,0 0-1 0 0,0 0 0 0 0,0 0 0 0 0,0 0 0 0 0,1-1 0 0 0,-1 1 0 0 0,0 0 0 0 0,0-1 0 0 0,1 1 0 0 0,-1-1 0 0 0,0 0 0 0 0,0 0 1 0 0,-2-1-1 0 0,1 0-29 0 0,0 0 0 0 0,1-1 0 0 0,-1 1 0 0 0,1-1 0 0 0,-1 1 0 0 0,1-1 0 0 0,0 0 0 0 0,0 0 0 0 0,-2-4 0 0 0,1 0-92 0 0,0 1-1 0 0,0-1 0 0 0,0 0 0 0 0,1 0 1 0 0,0 0-1 0 0,1 0 0 0 0,0 0 1 0 0,-1-15-1 0 0,9-26-2286 0 0,0 21-5505 0 0</inkml:trace>
  <inkml:trace contextRef="#ctx0" brushRef="#br0" timeOffset="371.27">20349 4133 11975 0 0,'-9'25'3377'0'0,"2"0"0"0"0,-9 47 0 0 0,12-52-3586 0 0,1-4 482 0 0,1 1 0 0 0,1-1 1 0 0,0 1-1 0 0,1-1 0 0 0,1 1 1 0 0,5 26-1 0 0,-4-33-171 0 0,0 0 0 0 0,1 0-1 0 0,0-1 1 0 0,0 1 0 0 0,1-1 0 0 0,1 0-1 0 0,0 0 1 0 0,0 0 0 0 0,0-1 0 0 0,1 1-1 0 0,14 14 1 0 0,-16-20-78 0 0,1 1 1 0 0,-1-1-1 0 0,1 0 1 0 0,0 0-1 0 0,0 0 0 0 0,0-1 1 0 0,0 0-1 0 0,1 0 0 0 0,-1 0 1 0 0,0 0-1 0 0,1-1 0 0 0,0 0 1 0 0,-1 0-1 0 0,1-1 1 0 0,0 1-1 0 0,-1-1 0 0 0,1-1 1 0 0,0 1-1 0 0,-1-1 0 0 0,7-1 1 0 0,-5 0-11 0 0,1 1 0 0 0,-1-2 0 0 0,0 1 1 0 0,1-1-1 0 0,-1 0 0 0 0,0-1 0 0 0,-1 1 1 0 0,1-2-1 0 0,-1 1 0 0 0,1-1 0 0 0,-1 1 1 0 0,-1-2-1 0 0,1 1 0 0 0,6-8 0 0 0,-5 2-2 0 0,1 0 0 0 0,-1-1 0 0 0,-1 0 0 0 0,0 0 0 0 0,6-20 0 0 0,-10 24-7 0 0,1 1-1 0 0,-2 0 1 0 0,1-1 0 0 0,-1 1 0 0 0,0 0-1 0 0,-1-1 1 0 0,0 0 0 0 0,0 1-1 0 0,0-1 1 0 0,-1 1 0 0 0,-3-13-1 0 0,2 15 7 0 0,0 0-1 0 0,0 1 1 0 0,0-1-1 0 0,0 1 0 0 0,-1 0 1 0 0,0 0-1 0 0,0 0 0 0 0,0 0 1 0 0,0 0-1 0 0,0 0 1 0 0,-1 1-1 0 0,0 0 0 0 0,-6-5 1 0 0,3 4 7 0 0,0-1 1 0 0,-1 2 0 0 0,0-1 0 0 0,0 1 0 0 0,1 0 0 0 0,-2 1 0 0 0,-11-3 0 0 0,2 3-71 0 0,0 0 1 0 0,0 1 0 0 0,1 1 0 0 0,-1 0-1 0 0,0 1 1 0 0,-35 8 0 0 0,22 4-578 0 0,31-13 563 0 0,-1 0-1 0 0,1 0 1 0 0,-1 0 0 0 0,1 1-1 0 0,0-1 1 0 0,-1 0-1 0 0,1 0 1 0 0,-1 1 0 0 0,1-1-1 0 0,0 0 1 0 0,-1 1-1 0 0,1-1 1 0 0,0 1 0 0 0,0-1-1 0 0,-1 0 1 0 0,1 1-1 0 0,0-1 1 0 0,0 1 0 0 0,-1-1-1 0 0,1 1 1 0 0,0-1 0 0 0,0 1-1 0 0,0 0-81 0 0,1-1-1 0 0,-1 1 1 0 0,1-1-1 0 0,-1 1 1 0 0,1-1 0 0 0,-1 1-1 0 0,1-1 1 0 0,0 0-1 0 0,-1 1 1 0 0,1-1-1 0 0,0 0 1 0 0,-1 1-1 0 0,1-1 1 0 0,0 0 0 0 0,-1 0-1 0 0,1 0 1 0 0,0 0-1 0 0,-1 0 1 0 0,1 1-1 0 0,0-1 1 0 0,1-1 0 0 0,8 2-7270 0 0</inkml:trace>
  <inkml:trace contextRef="#ctx0" brushRef="#br0" timeOffset="778.72">20807 3440 9215 0 0,'0'0'392'0'0,"1"0"-1"0"0,-1 0 1 0 0,1-1-1 0 0,-1 1 1 0 0,1 0-1 0 0,0 0 1 0 0,-1 0-1 0 0,1 0 0 0 0,-1 0 1 0 0,1 0-1 0 0,-1 0 1 0 0,1 0-1 0 0,-1 0 1 0 0,1 0-1 0 0,-1 0 1 0 0,1 1-1 0 0,-1-1 1 0 0,1 0-1 0 0,-1 0 0 0 0,1 0 1 0 0,-1 1-1 0 0,1-1 1 0 0,-1 0-1 0 0,1 1 1 0 0,0 0-1 0 0,11 14 2985 0 0,5 24-1899 0 0,-7 1-787 0 0,-3 0 0 0 0,0 0 0 0 0,-3 1 0 0 0,-1 46 0 0 0,1-6-147 0 0,1 3-123 0 0,11 123 231 0 0,-10-160-740 0 0,2 1 1 0 0,19 59-1 0 0,-24-96-206 0 0,2 1-1 0 0,8 17 0 0 0,-11-25 98 0 0,0 0-1 0 0,1-1 1 0 0,0 1 0 0 0,-1 0-1 0 0,1-1 1 0 0,1 1 0 0 0,-1-1-1 0 0,0 0 1 0 0,1 0-1 0 0,4 3 1 0 0,-7-6 88 0 0,-1 0 1 0 0,1 1-1 0 0,0-1 0 0 0,0 0 1 0 0,0 1-1 0 0,-1-1 0 0 0,1 0 1 0 0,0 0-1 0 0,0 0 0 0 0,0 0 1 0 0,0 0-1 0 0,-1 0 0 0 0,1 0 1 0 0,0 0-1 0 0,0 0 0 0 0,0 0 1 0 0,0-1-1 0 0,-1 1 0 0 0,1 0 0 0 0,0-1 1 0 0,0 1-1 0 0,-1 0 0 0 0,1-1 1 0 0,0 1-1 0 0,0-1 0 0 0,-1 1 1 0 0,1-1-1 0 0,0 1 0 0 0,-1-1 1 0 0,1 1-1 0 0,-1-1 0 0 0,1 0 1 0 0,-1 1-1 0 0,1-1 0 0 0,-1 0 1 0 0,1 0-1 0 0,-1-1 0 0 0,4-5-7818 0 0</inkml:trace>
  <inkml:trace contextRef="#ctx0" brushRef="#br0" timeOffset="779.72">20723 4012 15199 0 0,'0'2'197'0'0,"-1"-1"-1"0"0,1 1 1 0 0,-1 0-1 0 0,1 0 1 0 0,0-1-1 0 0,-1 1 1 0 0,1 0-1 0 0,0 0 1 0 0,0 0-1 0 0,1-1 1 0 0,-1 1 0 0 0,0 0-1 0 0,1 0 1 0 0,-1-1-1 0 0,1 1 1 0 0,-1 0-1 0 0,1-1 1 0 0,0 1-1 0 0,1 2 1 0 0,-1-2 31 0 0,1 0 0 0 0,0 1 1 0 0,0-1-1 0 0,1 0 0 0 0,-1 0 1 0 0,0 0-1 0 0,1-1 0 0 0,-1 1 1 0 0,1 0-1 0 0,0-1 0 0 0,2 2 1 0 0,2 0-8 0 0,0 0-1 0 0,0-1 1 0 0,0 1 0 0 0,0-1 0 0 0,0-1-1 0 0,0 1 1 0 0,1-1 0 0 0,-1-1 0 0 0,0 1 0 0 0,1-1-1 0 0,13-2 1 0 0,35-2 124 0 0,-42 4-129 0 0,1-5-58 0 0,44-13-13 0 0,-44 14-57 0 0,-2-4-235 0 0,37-23-99 0 0,-38 23-18 0 0,0-4-58 0 0,35-41-212 0 0,-22 19-89 0 0</inkml:trace>
  <inkml:trace contextRef="#ctx0" brushRef="#br0" timeOffset="1197.15">21238 3305 6447 0 0,'-7'18'4021'0'0,"1"0"0"0"0,-4 21 0 0 0,0 41 568 0 0,6 81-4193 0 0,4-114 625 0 0,12 498 849 0 0,-12-537-1883 0 0,0 2-30 0 0,0 0 0 0 0,1 1 0 0 0,0-1 0 0 0,1 0 1 0 0,0 0-1 0 0,0 0 0 0 0,1 0 0 0 0,0 0 0 0 0,9 16 0 0 0,-12-26 32 0 0,0 0-1 0 0,0 1 0 0 0,0-1 1 0 0,0 0-1 0 0,1 0 0 0 0,-1 0 0 0 0,0 0 1 0 0,0 1-1 0 0,0-1 0 0 0,0 0 0 0 0,0 0 1 0 0,1 0-1 0 0,-1 0 0 0 0,0 0 1 0 0,0 0-1 0 0,0 0 0 0 0,0 1 0 0 0,1-1 1 0 0,-1 0-1 0 0,0 0 0 0 0,0 0 0 0 0,0 0 1 0 0,1 0-1 0 0,-1 0 0 0 0,0 0 1 0 0,0 0-1 0 0,0 0 0 0 0,1 0 0 0 0,-1 0 1 0 0,0 0-1 0 0,0 0 0 0 0,0 0 0 0 0,1 0 1 0 0,-1 0-1 0 0,0 0 0 0 0,1-1 1 0 0,5-6-174 0 0,4-16 66 0 0,-9 21 79 0 0,52-173-130 0 0,-39 122 416 0 0,2 0 1 0 0,2 1-1 0 0,32-63 1 0 0,-48 111 194 0 0,7-5-194 0 0,28-25 1 0 0,-36 33-232 0 0,-1 0 0 0 0,1 1 0 0 0,0-1-1 0 0,0 1 1 0 0,-1-1 0 0 0,1 1 0 0 0,0-1 0 0 0,0 1-1 0 0,0-1 1 0 0,0 1 0 0 0,0 0 0 0 0,0-1 0 0 0,-1 1 0 0 0,1 0-1 0 0,0 0 1 0 0,0 0 0 0 0,0 0 0 0 0,0 0 0 0 0,0 0-1 0 0,0 0 1 0 0,0 0 0 0 0,0 0 0 0 0,0 0 0 0 0,0 0-1 0 0,0 1 1 0 0,0-1 0 0 0,0 0 0 0 0,-1 1 0 0 0,1-1 0 0 0,0 1-1 0 0,0-1 1 0 0,0 1 0 0 0,0-1 0 0 0,1 2 0 0 0,0 1 44 0 0,0-1 1 0 0,0 1-1 0 0,0 0 0 0 0,0 0 1 0 0,0 0-1 0 0,2 5 1 0 0,-3-6-22 0 0,6 16 127 0 0,0 0 0 0 0,-1 0-1 0 0,-1 1 1 0 0,5 32 0 0 0,3 80 101 0 0,-12-114-259 0 0,3 63 70 0 0,10 89-337 0 0,-7-150-422 0 0,-6-19 627 0 0,-1 0 0 0 0,0 1 0 0 0,0-1 1 0 0,0 0-1 0 0,0 0 0 0 0,1 1 0 0 0,-1-1 0 0 0,0 0 0 0 0,0 0 1 0 0,1 0-1 0 0,-1 1 0 0 0,0-1 0 0 0,0 0 0 0 0,1 0 1 0 0,-1 0-1 0 0,0 0 0 0 0,1 0 0 0 0,-1 0 0 0 0,0 1 1 0 0,1-1-1 0 0,-1 0 0 0 0,0 0 0 0 0,0 0 0 0 0,1 0 0 0 0,-1 0 1 0 0,0 0-1 0 0,1 0 0 0 0,-1 0 0 0 0,0 0 0 0 0,1-1 1 0 0,-1 1-1 0 0,0 0 0 0 0,1 0 0 0 0,-1 0 0 0 0,0 0 1 0 0,0 0-1 0 0,1 0 0 0 0,-1-1 0 0 0,0 1 0 0 0,0 0 0 0 0,1 0 1 0 0,-1 0-1 0 0,0-1 0 0 0,0 1 0 0 0,1 0 0 0 0,-1 0 1 0 0,0-1-1 0 0,0 1 0 0 0,0 0 0 0 0,0 0 0 0 0,0-1 1 0 0,1 1-1 0 0,-1 0 0 0 0,0-1 0 0 0,0 1 0 0 0,0 0 0 0 0,0-1 1 0 0,0 1-1 0 0,3-5-677 0 0</inkml:trace>
  <inkml:trace contextRef="#ctx0" brushRef="#br0" timeOffset="-1289.23">18032 4717 11055 0 0,'3'55'9115'0'0,"7"29"-5675"0"0,1 5-2596 0 0,-9-70-678 0 0,0 26 241 0 0,3-1 0 0 0,2 0-1 0 0,18 65 1 0 0,-23-104-366 0 0,0 1 1 0 0,1 0-1 0 0,-1-1 0 0 0,1 1 1 0 0,1-1-1 0 0,-1 0 0 0 0,1 0 0 0 0,0 0 1 0 0,0 0-1 0 0,0-1 0 0 0,7 6 1 0 0,-9-8-35 0 0,1-1 0 0 0,-1 1 0 0 0,1 0 0 0 0,0-1 0 0 0,0 0 0 0 0,-1 1 0 0 0,1-1 0 0 0,0 0 0 0 0,0-1 0 0 0,0 1 0 0 0,0 0 0 0 0,0-1 0 0 0,0 0 0 0 0,1 0 0 0 0,-1 0 0 0 0,0 0 0 0 0,0 0 0 0 0,0 0 0 0 0,0-1 0 0 0,0 0 0 0 0,0 1 0 0 0,0-1 0 0 0,5-2 0 0 0,-2 0 12 0 0,-1-1 0 0 0,0 1-1 0 0,0-1 1 0 0,0 0 0 0 0,0 0-1 0 0,0 0 1 0 0,-1-1 0 0 0,1 0 0 0 0,-1 0-1 0 0,-1 0 1 0 0,1 0 0 0 0,-1-1 0 0 0,0 1-1 0 0,0-1 1 0 0,3-8 0 0 0,3-10 163 0 0,-2-1 0 0 0,7-37 0 0 0,-12 52-140 0 0,23-130 452 0 0,3-14-1933 0 0,-4 52-7269 0 0,-17 77 889 0 0</inkml:trace>
  <inkml:trace contextRef="#ctx0" brushRef="#br0" timeOffset="-861.68">18717 4363 5063 0 0,'0'9'2126'0'0,"-1"0"0"0"0,0 0 0 0 0,-1 0 0 0 0,-4 16 0 0 0,-2-4-153 0 0,0 0 0 0 0,-14 24 0 0 0,-1-9-1041 0 0,-4 8-237 0 0,27-43-667 0 0,-1 0 1 0 0,1 0-1 0 0,0 0 0 0 0,0 0 0 0 0,0 0 1 0 0,1 1-1 0 0,-1-1 0 0 0,0 0 0 0 0,0 0 1 0 0,0 0-1 0 0,1 0 0 0 0,-1 0 0 0 0,1 0 1 0 0,-1 0-1 0 0,1 0 0 0 0,-1 0 0 0 0,1 0 1 0 0,-1-1-1 0 0,1 1 0 0 0,0 0 0 0 0,-1 0 0 0 0,1 0 1 0 0,0-1-1 0 0,0 1 0 0 0,0 0 0 0 0,0-1 1 0 0,0 1-1 0 0,-1-1 0 0 0,1 1 0 0 0,0-1 1 0 0,0 1-1 0 0,2-1 0 0 0,35 16 575 0 0,-36-15-563 0 0,4 1 37 0 0,13 5 220 0 0,2-1 0 0 0,-1 0-1 0 0,0-2 1 0 0,30 3 0 0 0,-44-6-288 0 0,-1-1 1 0 0,0 1-1 0 0,0 0 0 0 0,1 0 1 0 0,-1 1-1 0 0,0-1 0 0 0,0 1 1 0 0,-1 0-1 0 0,1 1 0 0 0,0-1 1 0 0,-1 1-1 0 0,1 0 0 0 0,-1 0 1 0 0,0 0-1 0 0,0 1 0 0 0,0-1 1 0 0,0 1-1 0 0,-1 0 0 0 0,1 0 1 0 0,-1 1-1 0 0,0-1 0 0 0,0 1 1 0 0,-1-1-1 0 0,1 1 0 0 0,-1 0 1 0 0,0 0-1 0 0,-1 0 0 0 0,1 0 1 0 0,-1 0-1 0 0,0 0 0 0 0,0 0 1 0 0,0 1-1 0 0,-1-1 0 0 0,0 0 1 0 0,0 8-1 0 0,-2 0-56 0 0,0 0 0 0 0,0 0 0 0 0,-1-1 0 0 0,-1 1 0 0 0,0-1 0 0 0,-7 14 0 0 0,-1-1-337 0 0,-27 41 1 0 0,33-56 225 0 0,-1-1-1 0 0,-1 0 0 0 0,1 0 1 0 0,-12 9-1 0 0,17-16 76 0 0,0 0 0 0 0,-1 0 0 0 0,0 0 0 0 0,0 0-1 0 0,1 0 1 0 0,-1 0 0 0 0,0-1 0 0 0,0 1 0 0 0,0-1 0 0 0,-1 0-1 0 0,1 0 1 0 0,0 0 0 0 0,0-1 0 0 0,-1 1 0 0 0,1-1 0 0 0,0 0 0 0 0,-1 0-1 0 0,1 0 1 0 0,-4 0 0 0 0,6 0 8 0 0,0-1 1 0 0,0 1-1 0 0,1 0 0 0 0,-1-1 0 0 0,0 1 1 0 0,0 0-1 0 0,0-1 0 0 0,1 1 0 0 0,-1-1 1 0 0,0 0-1 0 0,0 1 0 0 0,1-1 1 0 0,-1 0-1 0 0,0 1 0 0 0,1-1 0 0 0,-1 0 1 0 0,0-1-1 0 0,-4-7-932 0 0</inkml:trace>
  <inkml:trace contextRef="#ctx0" brushRef="#br0" timeOffset="-461.84">19082 4589 11055 0 0,'3'2'407'0'0,"0"0"0"0"0,0 0-1 0 0,0 0 1 0 0,0 0 0 0 0,0 0-1 0 0,1 0 1 0 0,-1-1 0 0 0,1 0-1 0 0,-1 0 1 0 0,1 0 0 0 0,-1 0 0 0 0,1 0-1 0 0,-1-1 1 0 0,1 1 0 0 0,0-1-1 0 0,-1 0 1 0 0,7-1 0 0 0,-5 0-107 0 0,0 0 0 0 0,0 0 0 0 0,0-1 0 0 0,-1 1 0 0 0,1-1 0 0 0,-1-1 0 0 0,1 1 0 0 0,-1-1 0 0 0,0 1 0 0 0,0-1 0 0 0,7-7 0 0 0,-5 5-211 0 0,-1 0-1 0 0,-1 0 0 0 0,1-1 0 0 0,-1 0 0 0 0,0 1 0 0 0,0-2 0 0 0,-1 1 1 0 0,0 0-1 0 0,0-1 0 0 0,0 1 0 0 0,-1-1 0 0 0,0 0 0 0 0,0 0 0 0 0,-1 0 1 0 0,1 0-1 0 0,-2 0 0 0 0,1 0 0 0 0,-1-11 0 0 0,0 17-87 0 0,0 0 1 0 0,0 1-1 0 0,0-1 0 0 0,0 0 1 0 0,0 1-1 0 0,0-1 0 0 0,-1 0 1 0 0,1 1-1 0 0,0-1 0 0 0,0 0 1 0 0,-1 1-1 0 0,1-1 0 0 0,0 0 1 0 0,0 1-1 0 0,-1-1 0 0 0,1 1 1 0 0,-1-1-1 0 0,1 1 0 0 0,-1-1 0 0 0,1 1 1 0 0,-1-1-1 0 0,1 1 0 0 0,-1-1 1 0 0,1 1-1 0 0,-1-1 0 0 0,1 1 1 0 0,-1 0-1 0 0,0-1 0 0 0,0 1 1 0 0,-1 0 2 0 0,1 0 0 0 0,0 0 0 0 0,0 1 1 0 0,0-1-1 0 0,-1 0 0 0 0,1 1 0 0 0,0-1 0 0 0,0 1 1 0 0,0-1-1 0 0,0 1 0 0 0,0 0 0 0 0,0-1 1 0 0,0 1-1 0 0,-2 2 0 0 0,-2 2 13 0 0,0 0 0 0 0,0 1 0 0 0,0-1 0 0 0,-5 11 0 0 0,-2 6 51 0 0,1 0 1 0 0,1 1-1 0 0,2 0 0 0 0,0 0 1 0 0,-6 32-1 0 0,11-41-25 0 0,1 0 0 0 0,1-1-1 0 0,0 1 1 0 0,1 0 0 0 0,0 1-1 0 0,1-1 1 0 0,1-1 0 0 0,0 1 0 0 0,0 0-1 0 0,9 24 1 0 0,-8-32-6 0 0,0 1 1 0 0,0-1-1 0 0,0 0 0 0 0,1-1 0 0 0,-1 1 1 0 0,10 9-1 0 0,-11-12-61 0 0,0-1 0 0 0,1 0 0 0 0,-1 0 0 0 0,1 0 0 0 0,-1 0 1 0 0,1-1-1 0 0,0 1 0 0 0,-1-1 0 0 0,1 0 0 0 0,0 1 0 0 0,0-1 0 0 0,0 0 0 0 0,0-1 0 0 0,0 1 1 0 0,0 0-1 0 0,6-1 0 0 0,-3 1-57 0 0,22-7-676 0 0,29-13 323 0 0,-42 14-1469 0 0</inkml:trace>
  <inkml:trace contextRef="#ctx0" brushRef="#br0" timeOffset="-3584.69">15530 5224 13359 0 0,'-2'1'283'0'0,"0"0"0"0"0,1 0 0 0 0,-1 0 0 0 0,0 0 0 0 0,1 1 1 0 0,-1-1-1 0 0,1 1 0 0 0,0-1 0 0 0,-1 1 0 0 0,1-1 0 0 0,0 1 0 0 0,0 0 0 0 0,0-1 0 0 0,0 1 0 0 0,0 0 0 0 0,0 0 0 0 0,1 0 0 0 0,-1 0 0 0 0,1 0 0 0 0,-1 0 0 0 0,1 0 0 0 0,0 0 0 0 0,-1 0 0 0 0,1 3 0 0 0,0 2 24 0 0,0 1-1 0 0,0-1 1 0 0,1 1-1 0 0,0-1 0 0 0,2 12 1 0 0,3-2 73 0 0,0 0 1 0 0,1-1-1 0 0,1 1 1 0 0,17 26-1 0 0,48 55 562 0 0,-69-93-919 0 0,0 0 1 0 0,1-1-1 0 0,-1 1 1 0 0,1-1-1 0 0,0 0 1 0 0,0 0-1 0 0,0 0 0 0 0,1-1 1 0 0,-1 1-1 0 0,8 2 1 0 0,-10-5-43 0 0,-1-1 0 0 0,1 1 1 0 0,0-1-1 0 0,0 1 0 0 0,0-1 0 0 0,0 0 1 0 0,0 0-1 0 0,0 0 0 0 0,0-1 0 0 0,0 1 1 0 0,0-1-1 0 0,0 1 0 0 0,-1-1 0 0 0,1 0 1 0 0,0 0-1 0 0,0 0 0 0 0,-1-1 0 0 0,1 1 1 0 0,-1-1-1 0 0,1 1 0 0 0,-1-1 0 0 0,1 0 1 0 0,-1 0-1 0 0,3-3 0 0 0,16-16-1743 0 0,0-1 1 0 0,33-47-1 0 0,27-58-3986 0 0,-35 53 2640 0 0,-21 33 933 0 0,34-48-2167 0 0,-58 88 4297 0 0,-1 0 1 0 0,1 0-1 0 0,-1 0 0 0 0,1 0 1 0 0,-1 1-1 0 0,1-1 1 0 0,0 0-1 0 0,-1 0 0 0 0,1 1 1 0 0,0-1-1 0 0,-1 0 0 0 0,1 1 1 0 0,0-1-1 0 0,0 1 1 0 0,0-1-1 0 0,-1 1 0 0 0,1 0 1 0 0,0-1-1 0 0,0 1 1 0 0,0 0-1 0 0,0-1 0 0 0,0 1 1 0 0,1 0-1 0 0,-1 0 107 0 0,-1 1 1 0 0,1 0-1 0 0,-1 0 0 0 0,0-1 1 0 0,1 1-1 0 0,-1 0 0 0 0,1-1 1 0 0,-1 1-1 0 0,0 0 0 0 0,0 0 0 0 0,1 0 1 0 0,-1 0-1 0 0,0-1 0 0 0,0 1 1 0 0,0 0-1 0 0,0 0 0 0 0,0 0 1 0 0,0 0-1 0 0,0 1 0 0 0,-8 52 3531 0 0,8-51-3496 0 0,-38 154 8784 0 0,-7-2-4591 0 0,-28 113-2136 0 0,-16 266-410 0 0,88-525-1762 0 0,0 2-65 0 0,0 0 1 0 0,0 0 0 0 0,1 0-1 0 0,0 0 1 0 0,1 0 0 0 0,2 12-1 0 0,-3-23 56 0 0,1 1-1 0 0,-1-1 1 0 0,0 1-1 0 0,0-1 1 0 0,0 1-1 0 0,0-1 1 0 0,0 1-1 0 0,1-1 1 0 0,-1 1-1 0 0,0-1 1 0 0,0 1-1 0 0,1-1 1 0 0,-1 0-1 0 0,0 1 1 0 0,1-1-1 0 0,-1 0 1 0 0,0 1-1 0 0,1-1 1 0 0,-1 0-1 0 0,1 1 1 0 0,-1-1-1 0 0,0 0 1 0 0,1 0-1 0 0,-1 1 1 0 0,1-1-1 0 0,-1 0 1 0 0,1 0-1 0 0,-1 0 1 0 0,1 0-1 0 0,-1 1 1 0 0,1-1-1 0 0,-1 0 1 0 0,1 0-1 0 0,-1 0 1 0 0,1 0-1 0 0,1-1-520 0 0,-1 1 1 0 0,0-1-1 0 0,1 1 0 0 0,-1-1 1 0 0,0 0-1 0 0,0 1 0 0 0,1-1 1 0 0,-1 0-1 0 0,0 0 0 0 0,0 0 1 0 0,1-2-1 0 0,11-10-6775 0 0</inkml:trace>
  <inkml:trace contextRef="#ctx0" brushRef="#br0" timeOffset="-2075.86">16332 5422 15663 0 0,'0'11'1889'0'0,"2"0"1"0"0,4 19-1 0 0,1 2-1369 0 0,-3 7 96 0 0,-3-22-454 0 0,1-1 1 0 0,1 1 0 0 0,0 0-1 0 0,1-1 1 0 0,7 19 0 0 0,-9-31-144 0 0,0-1 1 0 0,-1 1-1 0 0,1-1 0 0 0,1 0 1 0 0,-1 1-1 0 0,0-1 0 0 0,1 0 1 0 0,-1 0-1 0 0,1-1 0 0 0,0 1 1 0 0,0 0-1 0 0,0-1 0 0 0,0 0 1 0 0,1 0-1 0 0,-1 0 0 0 0,1 0 1 0 0,-1 0-1 0 0,1-1 0 0 0,-1 0 1 0 0,1 1-1 0 0,0-1 0 0 0,0-1 1 0 0,0 1-1 0 0,0 0 0 0 0,-1-1 1 0 0,1 0-1 0 0,7 0 0 0 0,-5-1 15 0 0,0 0-1 0 0,1-1 1 0 0,-1 1-1 0 0,0-1 0 0 0,0 0 1 0 0,-1-1-1 0 0,1 1 0 0 0,0-1 1 0 0,-1 0-1 0 0,0-1 1 0 0,1 1-1 0 0,-1-1 0 0 0,-1 0 1 0 0,1-1-1 0 0,-1 1 0 0 0,1-1 1 0 0,5-8-1 0 0,0-1 47 0 0,-1 1-1 0 0,0-1 1 0 0,-2 0 0 0 0,1-1-1 0 0,8-26 1 0 0,-4 4 135 0 0,14-69 0 0 0,-24 95-182 0 0,0-1 0 0 0,-1 1 0 0 0,-1 0 0 0 0,0-1 0 0 0,0 1 0 0 0,-1-1-1 0 0,-1 1 1 0 0,0 0 0 0 0,0 0 0 0 0,-8-20 0 0 0,9 28-32 0 0,0 1-1 0 0,0-1 1 0 0,0 1-1 0 0,-1-1 1 0 0,1 1-1 0 0,-1 0 1 0 0,0 0-1 0 0,0 0 1 0 0,1 0-1 0 0,-1 0 1 0 0,-1 0-1 0 0,1 0 1 0 0,0 1-1 0 0,0-1 1 0 0,-1 1-1 0 0,1-1 1 0 0,-1 1-1 0 0,1 0 1 0 0,-4-1-1 0 0,1 1 2 0 0,0 0 0 0 0,0 1 0 0 0,1-1 0 0 0,-1 1 0 0 0,0 0 0 0 0,1 1 0 0 0,-1-1 0 0 0,0 1 0 0 0,1 0 0 0 0,-8 2 0 0 0,-4 3 3 0 0,0 1 1 0 0,1 0-1 0 0,-1 1 0 0 0,2 0 1 0 0,-17 13-1 0 0,14-8-94 0 0,1 0 0 0 0,1 0 0 0 0,0 2-1 0 0,1 0 1 0 0,0 1 0 0 0,-20 31 0 0 0,26-34 21 0 0,1 0 1 0 0,0 1-1 0 0,1-1 1 0 0,0 1-1 0 0,1 0 1 0 0,1 1-1 0 0,0-1 1 0 0,1 1-1 0 0,1 0 1 0 0,-1 16-1 0 0,3-29 35 0 0,0 0 0 0 0,0 0-1 0 0,0 0 1 0 0,0 0-1 0 0,0 0 1 0 0,0 0-1 0 0,1 0 1 0 0,-1 0-1 0 0,1 0 1 0 0,-1 0 0 0 0,1 0-1 0 0,0 0 1 0 0,0 0-1 0 0,-1 0 1 0 0,2 0-1 0 0,-1-1 1 0 0,0 1 0 0 0,0 0-1 0 0,0-1 1 0 0,1 1-1 0 0,-1-1 1 0 0,1 0-1 0 0,1 2 1 0 0,0-2-48 0 0,0 1 1 0 0,-1-1-1 0 0,1 0 1 0 0,0 0-1 0 0,0-1 0 0 0,0 1 1 0 0,0-1-1 0 0,0 1 1 0 0,0-1-1 0 0,0 0 1 0 0,0 0-1 0 0,0 0 0 0 0,4-1 1 0 0,-3 0-1797 0 0</inkml:trace>
  <inkml:trace contextRef="#ctx0" brushRef="#br0" timeOffset="-1673.08">16919 5063 10591 0 0,'-22'41'1745'0'0,"17"-30"-271"0"0,1 0-1 0 0,0 1 1 0 0,0-1-1 0 0,2 1 1 0 0,-1 0-1 0 0,-1 17 1 0 0,4 10-1338 0 0,1-11 412 0 0,1-1 0 0 0,13 53-1 0 0,-12-66-455 0 0,1-1-1 0 0,1 1 1 0 0,0-1 0 0 0,1 0-1 0 0,0 0 1 0 0,1-1 0 0 0,13 18-1 0 0,-19-28-88 0 0,1 1 0 0 0,0-1 0 0 0,0 1 0 0 0,1-1-1 0 0,-1 0 1 0 0,0 0 0 0 0,1 0 0 0 0,0 0 0 0 0,-1-1 0 0 0,1 1 0 0 0,0-1-1 0 0,0 1 1 0 0,0-1 0 0 0,0 0 0 0 0,0 0 0 0 0,0 0 0 0 0,0-1 0 0 0,0 1-1 0 0,0-1 1 0 0,0 1 0 0 0,0-1 0 0 0,0 0 0 0 0,0 0 0 0 0,4-1-1 0 0,-1-1-1 0 0,-1 1 0 0 0,0-1 0 0 0,1 0 0 0 0,-1-1 0 0 0,0 0 0 0 0,0 1 0 0 0,0-1 0 0 0,-1-1 0 0 0,1 1 0 0 0,-1-1-1 0 0,0 0 1 0 0,0 0 0 0 0,4-5 0 0 0,12-15-21 0 0,-2-1 1 0 0,-1-1-1 0 0,-1-1 0 0 0,-1 0 1 0 0,12-32-1 0 0,48-151 77 0 0,-53 143 87 0 0,-22 128 853 0 0,-1-33-881 0 0,-1 3-12 0 0,1 0 1 0 0,8 60-1 0 0,-6-83-196 0 0,0-1 0 0 0,1 1 0 0 0,0-1 0 0 0,0 0 0 0 0,1 0 0 0 0,0 1 1 0 0,0-2-1 0 0,0 1 0 0 0,1 0 0 0 0,0-1 0 0 0,1 1 0 0 0,-1-1 0 0 0,1-1 0 0 0,1 1 0 0 0,-1-1 1 0 0,1 1-1 0 0,7 5 0 0 0,3-3-1956 0 0,2-3-6279 0 0</inkml:trace>
  <inkml:trace contextRef="#ctx0" brushRef="#br0" timeOffset="-14350.31">14705 2087 12439 0 0,'0'19'673'0'0,"-1"-9"244"0"0,1-1-1 0 0,1 0 0 0 0,-1 1 1 0 0,3 12-1 0 0,33 88 4362 0 0,-22-75-4596 0 0,16 73-1 0 0,-22-60-389 0 0,2 10-102 0 0,25 85 0 0 0,-35-142-569 0 0,6 12 782 0 0,-3-11-2596 0 0,1-2-3431 0 0</inkml:trace>
  <inkml:trace contextRef="#ctx0" brushRef="#br0" timeOffset="-13984.93">14482 2190 13359 0 0,'-30'5'7558'0'0,"40"-13"-6297"0"0,66-18 728 0 0,-72 24-1504 0 0,12-5-282 0 0,78-34 185 0 0,-6 1-129 0 0,3-1-53 0 0,-19 13-176 0 0,10-1 12 0 0,-64 23-57 0 0,1 0-80 0 0,0 0 1 0 0,1 1 0 0 0,40-5-1 0 0,-59 10-16 0 0,1 0-1 0 0,0 0 1 0 0,-1 0 0 0 0,1 0 0 0 0,0 0-1 0 0,0 0 1 0 0,-1 1 0 0 0,1-1-1 0 0,0 1 1 0 0,-1-1 0 0 0,1 1-1 0 0,-1-1 1 0 0,1 1 0 0 0,-1 0-1 0 0,1 0 1 0 0,-1 0 0 0 0,1 0-1 0 0,-1 0 1 0 0,0 0 0 0 0,1 0 0 0 0,-1 0-1 0 0,0 0 1 0 0,0 1 0 0 0,0-1-1 0 0,0 0 1 0 0,0 1 0 0 0,0-1-1 0 0,0 1 1 0 0,-1-1 0 0 0,1 1-1 0 0,0-1 1 0 0,-1 1 0 0 0,0 0-1 0 0,1 3 1 0 0,0 8-7661 0 0</inkml:trace>
  <inkml:trace contextRef="#ctx0" brushRef="#br0" timeOffset="-13644.86">14669 2613 13359 0 0,'-4'8'637'0'0,"2"-5"-396"0"0,0 1 0 0 0,0 0 0 0 0,1-1 0 0 0,-1 1 0 0 0,1 0 0 0 0,0 0 0 0 0,0 0 0 0 0,-1 5 0 0 0,2-8-30 0 0,0-1 0 0 0,0 1 0 0 0,0-1 0 0 0,0 1 0 0 0,1-1 0 0 0,-1 1 0 0 0,0-1 1 0 0,0 1-1 0 0,0-1 0 0 0,1 1 0 0 0,-1-1 0 0 0,0 1 0 0 0,1-1 0 0 0,-1 1 0 0 0,0-1 1 0 0,1 1-1 0 0,-1-1 0 0 0,0 0 0 0 0,1 1 0 0 0,-1-1 0 0 0,1 0 0 0 0,0 1 0 0 0,14 4 1309 0 0,14-4-646 0 0,-28-1-859 0 0,3-1 51 0 0,0 1 0 0 0,0-1 0 0 0,0 0 0 0 0,0 0 0 0 0,0-1 0 0 0,-1 1 1 0 0,7-4-1 0 0,15-7 147 0 0,51-23-124 0 0,2-1-33 0 0,3-5-168 0 0,-23 12-184 0 0,-44 21-54 0 0,-1 0-989 0 0,38-23-4115 0 0,-38 23-1760 0 0</inkml:trace>
  <inkml:trace contextRef="#ctx0" brushRef="#br0" timeOffset="-13250.18">15565 2204 919 0 0,'-1'0'349'0'0,"1"-1"0"0"0,-1 1 0 0 0,1-1 0 0 0,-1 1 0 0 0,0-1 0 0 0,1 1 0 0 0,-1-1 0 0 0,1 1 0 0 0,-1 0 0 0 0,0-1 0 0 0,0 1 0 0 0,1 0 0 0 0,-1-1 0 0 0,0 1 0 0 0,1 0 0 0 0,-1 0 0 0 0,0 0 0 0 0,0 0 0 0 0,1 0 0 0 0,-1 0 0 0 0,0 0 0 0 0,0 0 0 0 0,0 0 0 0 0,-20 0 4131 0 0,7 2-3188 0 0,1-1 0 0 0,0 2 0 0 0,0 0 0 0 0,-19 6 0 0 0,16-3-762 0 0,1 1 0 0 0,0 0 1 0 0,-22 14-1 0 0,27-14-391 0 0,0 0 0 0 0,1 0 0 0 0,0 1 1 0 0,0 0-1 0 0,0 0 0 0 0,1 1 0 0 0,0 0 1 0 0,1 1-1 0 0,0 0 0 0 0,1 0 0 0 0,0 0 1 0 0,-9 22-1 0 0,14-30-88 0 0,1-1 0 0 0,-1 0 0 0 0,1 1 0 0 0,0-1 0 0 0,-1 0 0 0 0,1 1 1 0 0,0-1-1 0 0,0 0 0 0 0,0 1 0 0 0,0-1 0 0 0,0 0 0 0 0,0 1 0 0 0,0-1 0 0 0,1 0 0 0 0,-1 1 0 0 0,0-1 1 0 0,1 0-1 0 0,-1 1 0 0 0,1-1 0 0 0,0 0 0 0 0,-1 0 0 0 0,1 0 0 0 0,0 1 0 0 0,0-1 0 0 0,-1 0 1 0 0,1 0-1 0 0,0 0 0 0 0,0 0 0 0 0,0-1 0 0 0,0 1 0 0 0,0 0 0 0 0,1 0 0 0 0,-1 0 0 0 0,0-1 0 0 0,0 1 1 0 0,0-1-1 0 0,1 1 0 0 0,-1-1 0 0 0,0 1 0 0 0,1-1 0 0 0,-1 0 0 0 0,0 0 0 0 0,3 1 0 0 0,4 0-168 0 0,1 0-1 0 0,0-1 0 0 0,-1 0 0 0 0,17-1 1 0 0,-6-2 174 0 0,37-4 26 0 0,42-7 51 0 0,-94 13-128 0 0,1 1-1 0 0,0-1 0 0 0,-1 1 0 0 0,1 0 0 0 0,0 0 0 0 0,-1 1 0 0 0,1-1 0 0 0,0 1 0 0 0,-1 0 1 0 0,1 0-1 0 0,-1 0 0 0 0,1 1 0 0 0,-1 0 0 0 0,5 2 0 0 0,-8-3-1 0 0,0 0-1 0 0,0 0 1 0 0,0 0 0 0 0,1 1-1 0 0,-1-1 1 0 0,0 0-1 0 0,-1 1 1 0 0,1-1 0 0 0,0 1-1 0 0,0-1 1 0 0,-1 1 0 0 0,1-1-1 0 0,-1 1 1 0 0,1-1 0 0 0,-1 1-1 0 0,1 0 1 0 0,-1-1-1 0 0,0 1 1 0 0,0 0 0 0 0,0-1-1 0 0,0 1 1 0 0,0 0 0 0 0,0-1-1 0 0,-1 1 1 0 0,1-1-1 0 0,0 1 1 0 0,-1 0 0 0 0,0-1-1 0 0,1 1 1 0 0,-1-1 0 0 0,0 1-1 0 0,1-1 1 0 0,-3 3-1 0 0,-3 6 17 0 0,0 0 0 0 0,0-1-1 0 0,-2 1 1 0 0,1-1 0 0 0,-1-1-1 0 0,0 1 1 0 0,-14 10 0 0 0,-2-2 50 0 0,-45 28 1 0 0,5-18-528 0 0,115-60-2478 0 0,-7-3 1486 0 0,-18 14 378 0 0</inkml:trace>
  <inkml:trace contextRef="#ctx0" brushRef="#br0" timeOffset="-12813.88">16082 1985 15199 0 0,'-9'30'2397'0'0,"1"0"-1"0"0,-3 32 0 0 0,5-17-811 0 0,3 0 0 0 0,2 53 0 0 0,8-42-981 0 0,-6-51-623 0 0,0 0-1 0 0,0 0 0 0 0,1 0 1 0 0,-1-1-1 0 0,1 1 1 0 0,0 0-1 0 0,1-1 0 0 0,-1 0 1 0 0,4 5-1 0 0,-6-9-24 0 0,1 1-1 0 0,-1-1 1 0 0,1 1 0 0 0,-1-1-1 0 0,0 0 1 0 0,1 1 0 0 0,-1-1-1 0 0,1 0 1 0 0,-1 1 0 0 0,1-1-1 0 0,-1 0 1 0 0,1 0 0 0 0,-1 1-1 0 0,1-1 1 0 0,0 0 0 0 0,-1 0-1 0 0,1 0 1 0 0,-1 0 0 0 0,1 0-1 0 0,-1 0 1 0 0,1 0 0 0 0,0 0-1 0 0,-1 0 1 0 0,1 0 0 0 0,-1 0-1 0 0,1 0 1 0 0,-1 0 0 0 0,1-1-1 0 0,-1 1 1 0 0,1 0 0 0 0,-1 0-1 0 0,1 0 1 0 0,-1-1 0 0 0,1 1-1 0 0,-1 0 1 0 0,1-1 0 0 0,-1 1-1 0 0,1-1 1 0 0,-1 1 0 0 0,0 0-1 0 0,1-1 1 0 0,-1 1 0 0 0,0-1-1 0 0,1 1 1 0 0,-1-1 0 0 0,0 1-1 0 0,1-1 1 0 0,-1 1 0 0 0,0-1-1 0 0,15-31-2528 0 0,-14 28 1653 0 0,6-13-7026 0 0</inkml:trace>
  <inkml:trace contextRef="#ctx0" brushRef="#br0" timeOffset="-12812.88">15940 1826 14743 0 0,'-12'0'648'0'0,"8"0"144"0"0,0 0-632 0 0,1-1-160 0 0,2-1 0 0 0,-1 1 0 0 0,2 0 488 0 0,0-2 72 0 0,0-3 16 0 0,3-4 0 0 0,1-2-576 0 0,2-1 0 0 0,1 4-120 0 0,3-7 24 0 0,4-5-1744 0 0,2-2-344 0 0,-3 9-72 0 0,-3-2-16 0 0</inkml:trace>
  <inkml:trace contextRef="#ctx0" brushRef="#br0" timeOffset="-12385.96">16232 1416 10799 0 0,'0'22'1348'0'0,"1"0"-1"0"0,1 1 0 0 0,7 27 1 0 0,18 77 5124 0 0,-2 1-3773 0 0,39 257-3455 0 0,-57-352-416 0 0,-3-19-5383 0 0,-1-7-707 0 0</inkml:trace>
  <inkml:trace contextRef="#ctx0" brushRef="#br0" timeOffset="-12384.96">16204 2003 1839 0 0,'-22'-10'-615'0'0,"1"2"3559"0"0,12 5-42 0 0,0 1 0 0 0,1 0 0 0 0,-1 0-1 0 0,0 1 1 0 0,-14 0 0 0 0,36 3-923 0 0,9 1-1403 0 0,14-11 65 0 0,-32 6-472 0 0,9-3-59 0 0,42-16-13 0 0,-25 7-17 0 0,47-29-64 0 0,-12 6-69 0 0,-53 30-214 0 0,2 0-54 0 0,73-39-366 0 0,-83 44 192 0 0,13-7-59 0 0,50-25-1415 0 0,-51 25-5613 0 0</inkml:trace>
  <inkml:trace contextRef="#ctx0" brushRef="#br0" timeOffset="-11979.49">17378 1994 12895 0 0,'-1'1'23'0'0,"-16"40"1725"0"0,15-38-1198 0 0,1 1-1 0 0,-1-1 0 0 0,0 0 1 0 0,0 1-1 0 0,0-1 1 0 0,-1 0-1 0 0,1-1 1 0 0,-1 1-1 0 0,-3 3 1 0 0,6-6-506 0 0,-1 0 0 0 0,1 0 1 0 0,0 0-1 0 0,0 0 1 0 0,-1 0-1 0 0,1 0 1 0 0,0-1-1 0 0,0 1 0 0 0,-1 0 1 0 0,1 0-1 0 0,0 0 1 0 0,0 0-1 0 0,0 0 1 0 0,0 0-1 0 0,-1-1 0 0 0,1 1 1 0 0,0 0-1 0 0,0 0 1 0 0,0 0-1 0 0,0-1 1 0 0,0 1-1 0 0,-1 0 0 0 0,1 0 1 0 0,0 0-1 0 0,0-1 1 0 0,0 1-1 0 0,0 0 1 0 0,0 0-1 0 0,0-1 0 0 0,0 1 1 0 0,0 0-1 0 0,0 0 1 0 0,0-1-1 0 0,0 1 1 0 0,0 0-1 0 0,0 0 1 0 0,0-1-1 0 0,0 1 0 0 0,0 0 1 0 0,0 0-1 0 0,0 0 1 0 0,0-1-1 0 0,0 1 1 0 0,0 0-1 0 0,1 0 0 0 0,-1 0 1 0 0,0-1-1 0 0,2-14 499 0 0,-1 9-460 0 0,56-315 4168 0 0,-25 75-5174 0 0,11-114 2014 0 0,-44 422-589 0 0,11 96 1 0 0,24 89-391 0 0,-29-220-67 0 0,1 1 0 0 0,17 45 1 0 0,-20-64-49 0 0,1-1 0 0 0,0 1 0 0 0,0-1 0 0 0,1 0 0 0 0,1 0 1 0 0,-1-1-1 0 0,1 0 0 0 0,0 0 0 0 0,1 0 0 0 0,-1 0 0 0 0,15 9 0 0 0,-18-14-106 0 0,5 4-190 0 0,1-1 0 0 0,-1 0 0 0 0,0 0 0 0 0,15 4 0 0 0,-21-8 159 0 0,-1-1 0 0 0,0 1 1 0 0,0-1-1 0 0,1 1 0 0 0,-1-1 1 0 0,1 0-1 0 0,-1 0 0 0 0,0 0 0 0 0,1 1 1 0 0,-1-1-1 0 0,0-1 0 0 0,1 1 1 0 0,-1 0-1 0 0,1 0 0 0 0,-1 0 1 0 0,0-1-1 0 0,1 1 0 0 0,-1-1 1 0 0,0 1-1 0 0,1-1 0 0 0,-1 1 1 0 0,0-1-1 0 0,0 0 0 0 0,0 0 1 0 0,0 1-1 0 0,0-1 0 0 0,0 0 0 0 0,0 0 1 0 0,0 0-1 0 0,0 0 0 0 0,0 0 1 0 0,0-1-1 0 0,0 1 0 0 0,-1 0 1 0 0,1 0-1 0 0,0-1 0 0 0,-1 1 1 0 0,1 0-1 0 0,-1 0 0 0 0,1-3 1 0 0,0-4-7567 0 0</inkml:trace>
  <inkml:trace contextRef="#ctx0" brushRef="#br0" timeOffset="-11463.8">17394 1652 6447 0 0,'8'-6'11919'0'0,"10"-10"-9196"0"0,5-5-3034 0 0,15-9 468 0 0,-25 20-151 0 0,-2 1-181 0 0,0 1 1 0 0,23-13 0 0 0,-19 11-69 0 0,48-27-2055 0 0,5 1-4228 0 0</inkml:trace>
  <inkml:trace contextRef="#ctx0" brushRef="#br0" timeOffset="-11462.8">18052 1208 4519 0 0,'0'0'11'0'0,"0"1"0"0"0,0-1 0 0 0,1 0-1 0 0,-1 0 1 0 0,0 1 0 0 0,0-1 0 0 0,1 0-1 0 0,-1 1 1 0 0,0-1 0 0 0,0 0 0 0 0,0 1-1 0 0,0-1 1 0 0,0 0 0 0 0,1 1 0 0 0,-1-1-1 0 0,0 0 1 0 0,0 1 0 0 0,0-1 0 0 0,0 0 0 0 0,0 1-1 0 0,0-1 1 0 0,0 1 0 0 0,0-1 0 0 0,0 0-1 0 0,0 1 1 0 0,0-1 0 0 0,0 0 0 0 0,-1 1-1 0 0,1-1 1 0 0,0 1 0 0 0,-9 14 1767 0 0,-15 10 3025 0 0,24-24-4634 0 0,-39 32 5358 0 0,21-17-3203 0 0,-23 24 0 0 0,35-33-2045 0 0,1-1-1 0 0,0 1 1 0 0,0 0-1 0 0,1 0 0 0 0,0 0 1 0 0,0 1-1 0 0,-4 14 1 0 0,7-21-208 0 0,0 1 0 0 0,1-1 0 0 0,-1 1 0 0 0,1 0 0 0 0,0-1 0 0 0,0 1 0 0 0,0 0 0 0 0,-1-1 0 0 0,1 1 0 0 0,1 0 0 0 0,-1-1-1 0 0,0 1 1 0 0,0 0 0 0 0,1-1 0 0 0,-1 1 0 0 0,1-1 0 0 0,-1 1 0 0 0,1-1 0 0 0,0 1 0 0 0,-1-1 0 0 0,1 1 0 0 0,0-1 0 0 0,0 1 0 0 0,0-1 0 0 0,0 0 0 0 0,0 0 0 0 0,0 1 0 0 0,1-1 0 0 0,-1 0 0 0 0,0 0 0 0 0,1 0 0 0 0,-1 0 0 0 0,1-1 0 0 0,-1 1 0 0 0,1 0 0 0 0,-1-1 0 0 0,1 1 0 0 0,-1-1 0 0 0,1 1 0 0 0,2 0 0 0 0,8 1-133 0 0,-1 0 1 0 0,1-1 0 0 0,0 0 0 0 0,18-1-1 0 0,-19 0 212 0 0,2 0-356 0 0,0 1-1 0 0,0 0 1 0 0,0 1 0 0 0,0 1-1 0 0,-1 0 1 0 0,1 1-1 0 0,-1 0 1 0 0,1 0 0 0 0,18 11-1 0 0,-30-14 209 0 0,1 0 0 0 0,-1 0 0 0 0,1 0 0 0 0,-1 0 0 0 0,0 0 0 0 0,0 0 0 0 0,1 1 0 0 0,-1-1 0 0 0,0 0 0 0 0,0 1 0 0 0,0-1 0 0 0,0 0 0 0 0,0 1 0 0 0,-1-1 0 0 0,1 1 0 0 0,0 0 0 0 0,-1-1 0 0 0,1 1 0 0 0,-1-1 0 0 0,1 4 0 0 0,-1-2 24 0 0,0 0 1 0 0,0 0 0 0 0,0 1 0 0 0,-1-1-1 0 0,1 0 1 0 0,-1 1 0 0 0,0-1 0 0 0,0 0-1 0 0,-3 6 1 0 0,0-1 26 0 0,0 0 0 0 0,-1-1 0 0 0,1 1 0 0 0,-2-1 0 0 0,1 0 0 0 0,-14 12 0 0 0,5-7-14 0 0,0-1-1 0 0,-1 0 1 0 0,-33 17-1 0 0,41-24-85 0 0,0-1-1 0 0,-1 0 0 0 0,0 0 1 0 0,0-1-1 0 0,1 0 1 0 0,-1 0-1 0 0,0-1 0 0 0,-1 0 1 0 0,1 0-1 0 0,0-1 0 0 0,-12-1 1 0 0,20 2 7 0 0,0-1 1 0 0,-1 0-1 0 0,1 0 0 0 0,0 0 1 0 0,0 0-1 0 0,0 0 1 0 0,-1 0-1 0 0,1 0 0 0 0,0 0 1 0 0,0 0-1 0 0,0-1 0 0 0,0 1 1 0 0,-1 0-1 0 0,1 0 1 0 0,0 0-1 0 0,0 0 0 0 0,0 0 1 0 0,-1 0-1 0 0,1 0 1 0 0,0 0-1 0 0,0 0 0 0 0,0-1 1 0 0,0 1-1 0 0,0 0 0 0 0,-1 0 1 0 0,1 0-1 0 0,0 0 1 0 0,0 0-1 0 0,0-1 0 0 0,0 1 1 0 0,0 0-1 0 0,0 0 1 0 0,0 0-1 0 0,0-1 0 0 0,0 1 1 0 0,-1 0-1 0 0,1 0 1 0 0,0 0-1 0 0,0 0 0 0 0,0-1 1 0 0,0 1-1 0 0,6-8-1155 0 0,-4 5 1022 0 0,7-8-770 0 0</inkml:trace>
  <inkml:trace contextRef="#ctx0" brushRef="#br0" timeOffset="-11096.89">18389 711 4919 0 0,'-3'-5'12333'0'0,"3"10"-8639"0"0,-1 3-4851 0 0,-3 18 2484 0 0,-19 186 4439 0 0,20-163-5391 0 0,2 0 0 0 0,8 68 0 0 0,-6-113-382 0 0,5 50-194 0 0,2 0 1 0 0,29 98 0 0 0,-20-112-449 0 0,-16-38 541 0 0,0 0 1 0 0,0 0-1 0 0,0-1 1 0 0,0 1-1 0 0,1 0 1 0 0,-1-1-1 0 0,0 1 1 0 0,1 0-1 0 0,-1-1 1 0 0,1 0 0 0 0,0 1-1 0 0,-1-1 1 0 0,1 0-1 0 0,0 0 1 0 0,0 0-1 0 0,0 0 1 0 0,3 1-1 0 0,-4-2 50 0 0,-1 0 1 0 0,1 0-1 0 0,-1 1 1 0 0,1-1-1 0 0,-1-1 0 0 0,1 1 1 0 0,-1 0-1 0 0,1 0 0 0 0,-1 0 1 0 0,1 0-1 0 0,-1 0 1 0 0,1 0-1 0 0,-1 0 0 0 0,1-1 1 0 0,-1 1-1 0 0,0 0 0 0 0,1 0 1 0 0,-1-1-1 0 0,1 1 1 0 0,-1 0-1 0 0,0-1 0 0 0,1 1 1 0 0,-1 0-1 0 0,0-1 0 0 0,1 1 1 0 0,0-2-1 0 0,0-3-554 0 0</inkml:trace>
  <inkml:trace contextRef="#ctx0" brushRef="#br0" timeOffset="-10542.75">18145 1161 12439 0 0,'-21'26'1558'0'0,"27"-29"3391"0"0,8-1-3338 0 0,-1 1-1054 0 0,20-13-69 0 0,0-1 1 0 0,-1-1-1 0 0,-1-2 0 0 0,41-34 1 0 0,12-8-338 0 0,-71 52-128 0 0,0 0 5 0 0,1 1 0 0 0,25-13 0 0 0,-37 21-18 0 0,1 0-1 0 0,0-1 1 0 0,0 1-1 0 0,0 0 1 0 0,-1 0-1 0 0,1 1 1 0 0,0-1-1 0 0,0 1 1 0 0,0-1-1 0 0,0 1 1 0 0,0 0-1 0 0,0 0 1 0 0,0 0-1 0 0,0 0 1 0 0,0 1-1 0 0,0-1 1 0 0,0 1-1 0 0,0 0 1 0 0,0 0-1 0 0,0 0 1 0 0,3 2-1 0 0,-3-1 19 0 0,-1 1 1 0 0,1-1-1 0 0,-1 1 0 0 0,1 0 0 0 0,-1 0 0 0 0,0 0 1 0 0,0 0-1 0 0,0 0 0 0 0,-1 0 0 0 0,1 1 0 0 0,-1-1 1 0 0,0 0-1 0 0,0 1 0 0 0,0-1 0 0 0,1 6 0 0 0,0 8 228 0 0,2 32-1 0 0,-3-43-165 0 0,4 208 506 0 0,-5-210-596 0 0,2 14 0 0 0,2-15 0 0 0,3-10 0 0 0,9-11 41 0 0,25-26 0 0 0,0 1 5 0 0,7-14-46 0 0,-24 25 0 0 0,2 2 0 0 0,53-47 0 0 0,-78 76 0 0 0,0 0 1 0 0,0 0-1 0 0,0 0 0 0 0,0 1 1 0 0,0-1-1 0 0,0 0 0 0 0,1 1 1 0 0,-1-1-1 0 0,0 0 0 0 0,1 1 1 0 0,-1-1-1 0 0,3 1 0 0 0,-4 0 1 0 0,0 0-1 0 0,1 0 0 0 0,-1 0 1 0 0,0 0-1 0 0,0 0 0 0 0,1 0 1 0 0,-1 1-1 0 0,0-1 0 0 0,0 0 1 0 0,1 0-1 0 0,-1 0 0 0 0,0 1 0 0 0,0-1 1 0 0,0 0-1 0 0,1 0 0 0 0,-1 0 1 0 0,0 1-1 0 0,0-1 0 0 0,0 0 1 0 0,0 0-1 0 0,0 1 0 0 0,0-1 1 0 0,1 0-1 0 0,-1 1 0 0 0,0-1 0 0 0,0 0 1 0 0,0 0-1 0 0,0 1 0 0 0,0-1 1 0 0,0 0-1 0 0,0 1 0 0 0,0-1 1 0 0,0 0-1 0 0,0 0 0 0 0,-1 1 1 0 0,-9 37 29 0 0,8-31-23 0 0,-5 14 43 0 0,1 0-1 0 0,-4 36 0 0 0,9-50-49 0 0,0 0-1 0 0,0 1 0 0 0,1-1 0 0 0,1 0 0 0 0,-1 0 1 0 0,1 0-1 0 0,0 0 0 0 0,0 0 0 0 0,1 0 1 0 0,0 0-1 0 0,6 13 0 0 0,-7-18 2 0 0,1 1-1 0 0,0-1 0 0 0,0 1 1 0 0,0-1-1 0 0,0 0 1 0 0,0 0-1 0 0,0 0 1 0 0,0 0-1 0 0,1 0 1 0 0,-1 0-1 0 0,1 0 1 0 0,-1-1-1 0 0,1 0 1 0 0,0 1-1 0 0,-1-1 0 0 0,1 0 1 0 0,0 0-1 0 0,0 0 1 0 0,0-1-1 0 0,0 1 1 0 0,0-1-1 0 0,0 1 1 0 0,0-1-1 0 0,0 0 1 0 0,0 0-1 0 0,5-1 1 0 0,-1-1 17 0 0,0 1 0 0 0,0-1 0 0 0,0 0 1 0 0,0-1-1 0 0,0 1 0 0 0,-1-1 0 0 0,1-1 1 0 0,-1 1-1 0 0,0-1 0 0 0,6-5 0 0 0,0-1 55 0 0,1 0-1 0 0,-2-1 1 0 0,0-1 0 0 0,11-14-1 0 0,-16 18-2 0 0,-1-1-1 0 0,0 0 1 0 0,0 0-1 0 0,-1-1 1 0 0,0 1-1 0 0,-1-1 1 0 0,0 0-1 0 0,0 0 1 0 0,1-16-1 0 0,-3 20-29 0 0,0-1 0 0 0,-1 0 0 0 0,1 0 0 0 0,-1 0 0 0 0,-1 0 1 0 0,0 0-1 0 0,0 0 0 0 0,0 0 0 0 0,0 0 0 0 0,-1 1 0 0 0,-1-1 0 0 0,1 1 0 0 0,-1-1 0 0 0,-6-10 0 0 0,7 14-17 0 0,0 0-1 0 0,-1 0 1 0 0,1 1 0 0 0,-1-1-1 0 0,1 1 1 0 0,-1-1 0 0 0,0 1 0 0 0,0 0-1 0 0,0 0 1 0 0,0 0 0 0 0,0 0-1 0 0,-1 1 1 0 0,1-1 0 0 0,0 1-1 0 0,-1 0 1 0 0,1 0 0 0 0,-8-1-1 0 0,6 2-7 0 0,0 0-1 0 0,-1 0 0 0 0,1 1 0 0 0,-1-1 1 0 0,1 1-1 0 0,0 0 0 0 0,-1 1 1 0 0,1-1-1 0 0,0 1 0 0 0,-9 5 0 0 0,2-1-76 0 0,1 1 0 0 0,1 0 0 0 0,0 1 0 0 0,0 0 0 0 0,0 1 0 0 0,1-1 0 0 0,0 2-1 0 0,1 0 1 0 0,-11 14 0 0 0,15-18-128 0 0,1 0 1 0 0,-1 1-1 0 0,1-1 1 0 0,0 1-1 0 0,0 0 0 0 0,-2 10 1 0 0,5-15 109 0 0,0-1 0 0 0,-1 0 0 0 0,1 1 1 0 0,0-1-1 0 0,0 0 0 0 0,0 1 0 0 0,1-1 1 0 0,-1 0-1 0 0,0 1 0 0 0,0-1 0 0 0,1 0 1 0 0,-1 1-1 0 0,1-1 0 0 0,-1 0 0 0 0,1 1 0 0 0,-1-1 1 0 0,2 1-1 0 0,-1-1-14 0 0,0 1 0 0 0,1-1 0 0 0,-1 0 0 0 0,0 0 0 0 0,1 0 1 0 0,-1-1-1 0 0,1 1 0 0 0,-1 0 0 0 0,1 0 0 0 0,0-1 0 0 0,-1 1 0 0 0,1-1 0 0 0,0 0 0 0 0,-1 1 0 0 0,1-1 1 0 0,0 0-1 0 0,2 0 0 0 0,25 0-3489 0 0,-21 0-3637 0 0</inkml:trace>
  <inkml:trace contextRef="#ctx0" brushRef="#br0" timeOffset="-9684.61">19501 486 4607 0 0,'2'-15'1977'0'0,"0"0"0"0"0,1 0 0 0 0,0 0 0 0 0,1 1 0 0 0,9-21 0 0 0,-1-2 1181 0 0,-8 26-2669 0 0,-1 1 0 0 0,-1 0 0 0 0,0-1-1 0 0,0 0 1 0 0,-1-18 0 0 0,-1 27-449 0 0,0 0 0 0 0,0 0-1 0 0,0 0 1 0 0,-1 0 0 0 0,1 0 0 0 0,-1 0-1 0 0,1 0 1 0 0,-1 1 0 0 0,0-1 0 0 0,0 0-1 0 0,0 0 1 0 0,0 1 0 0 0,0-1 0 0 0,0 1-1 0 0,0-1 1 0 0,-2-2 0 0 0,1 3 0 0 0,0 0 1 0 0,0 0 0 0 0,0 0-1 0 0,0 0 1 0 0,0 1-1 0 0,0-1 1 0 0,0 1 0 0 0,0-1-1 0 0,0 1 1 0 0,0-1-1 0 0,-1 1 1 0 0,1 0 0 0 0,0 0-1 0 0,0 0 1 0 0,0 0-1 0 0,0 1 1 0 0,0-1 0 0 0,-4 1-1 0 0,0 1 17 0 0,0 0-1 0 0,0 1 0 0 0,0-1 1 0 0,0 1-1 0 0,0 0 0 0 0,1 1 1 0 0,-1-1-1 0 0,1 1 1 0 0,0 0-1 0 0,0 0 0 0 0,0 1 1 0 0,1-1-1 0 0,-1 1 0 0 0,1 0 1 0 0,0 1-1 0 0,1-1 1 0 0,-1 1-1 0 0,1-1 0 0 0,0 1 1 0 0,1 0-1 0 0,-3 6 0 0 0,-1 6 68 0 0,0 1-1 0 0,1-1 1 0 0,1 1-1 0 0,1 0 0 0 0,0 0 1 0 0,1 19-1 0 0,2 16 70 0 0,2-1 1 0 0,3 0-1 0 0,2 0 0 0 0,3 0 1 0 0,1-1-1 0 0,26 69 0 0 0,-25-92-135 0 0,21 35-1 0 0,-21-42-640 0 0,0 1 1 0 0,14 41-1 0 0,-26-63 474 0 0,0 0 0 0 0,1 0 0 0 0,-1 0 0 0 0,0 0 0 0 0,0 0 0 0 0,1 0 0 0 0,-1 0 0 0 0,0 1 1 0 0,0-1-1 0 0,0 0 0 0 0,-1 0 0 0 0,1 0 0 0 0,-1 2 0 0 0,1-2 4 0 0,0-1 1 0 0,0 0 0 0 0,-1 1 0 0 0,1-1-1 0 0,0 0 1 0 0,-1 0 0 0 0,1 1-1 0 0,-1-1 1 0 0,1 0 0 0 0,0 0-1 0 0,-1 0 1 0 0,1 0 0 0 0,0 1-1 0 0,-1-1 1 0 0,1 0 0 0 0,-1 0-1 0 0,1 0 1 0 0,-1 0 0 0 0,1 0-1 0 0,0 0 1 0 0,-1 0 0 0 0,1 0-1 0 0,-1 0 1 0 0,1 0 0 0 0,0 0-1 0 0,-1 0 1 0 0,1-1 0 0 0,-1 1-1 0 0,1 0 1 0 0,0 0 0 0 0,-1 0-1 0 0,1 0 1 0 0,-1-1 0 0 0,1 1-1 0 0,0 0 1 0 0,-1-1 0 0 0,-6-3-7343 0 0</inkml:trace>
  <inkml:trace contextRef="#ctx0" brushRef="#br0" timeOffset="-9306.16">19279 904 11055 0 0,'-1'0'136'0'0,"0"0"-1"0"0,1 0 0 0 0,-1 0 1 0 0,0 0-1 0 0,0 0 0 0 0,1 1 1 0 0,-1-1-1 0 0,0 0 1 0 0,0 0-1 0 0,1 1 0 0 0,-1-1 1 0 0,0 0-1 0 0,1 1 0 0 0,-1-1 1 0 0,0 1-1 0 0,1-1 0 0 0,-1 1 1 0 0,0-1-1 0 0,0 2 0 0 0,10 4 4574 0 0,15-2-584 0 0,-12-3-4667 0 0,-1-4 640 0 0,1-1 0 0 0,-1 0 0 0 0,0 0 0 0 0,0-1 0 0 0,15-9 0 0 0,-9 5-77 0 0,17-10-48 0 0,-5-1-164 0 0,1 0 0 0 0,29-29 0 0 0,-12 4-1347 0 0,-25 24 84 0 0</inkml:trace>
  <inkml:trace contextRef="#ctx0" brushRef="#br0" timeOffset="-9305.16">19797 633 455 0 0,'-2'29'5529'0'0,"-6"37"0"0"0,3-37-1429 0 0,-1 53 0 0 0,7-74-3715 0 0,-1 0 0 0 0,1 0 0 0 0,0 0 1 0 0,0 0-1 0 0,1 0 0 0 0,0 0 0 0 0,1-1 0 0 0,0 1 1 0 0,0-1-1 0 0,0 1 0 0 0,6 7 0 0 0,-8-13-491 0 0,0 0-1 0 0,1-1 1 0 0,-1 1 0 0 0,0 0-1 0 0,1-1 1 0 0,-1 1-1 0 0,1-1 1 0 0,0 0 0 0 0,0 1-1 0 0,-1-1 1 0 0,1 0-1 0 0,0 0 1 0 0,0 0 0 0 0,0 0-1 0 0,0-1 1 0 0,0 1-1 0 0,0 0 1 0 0,0-1 0 0 0,0 0-1 0 0,0 1 1 0 0,1-1-1 0 0,-1 0 1 0 0,0 0 0 0 0,4 0-1 0 0,1-3-7721 0 0</inkml:trace>
  <inkml:trace contextRef="#ctx0" brushRef="#br0" timeOffset="-8928.63">19984 127 5983 0 0,'28'172'11995'0'0,"-8"90"-6479"0"0,-20-184-5007 0 0,-1-48-449 0 0,1-1 1 0 0,2 0-1 0 0,0 0 0 0 0,2 0 0 0 0,10 38 0 0 0,-13-65-144 0 0,-1 0-1 0 0,1 1 1 0 0,0-1-1 0 0,0 0 1 0 0,0 0-1 0 0,0 0 1 0 0,1 0-1 0 0,-1 0 0 0 0,1 0 1 0 0,2 3-1 0 0,8-2-6483 0 0,-3-5-691 0 0</inkml:trace>
  <inkml:trace contextRef="#ctx0" brushRef="#br0" timeOffset="-8518.89">20267 0 11975 0 0,'-1'3'573'0'0,"0"0"-1"0"0,0-1 0 0 0,0 1 0 0 0,0 0 1 0 0,0 0-1 0 0,1 0 0 0 0,-1 0 0 0 0,1 0 1 0 0,0 0-1 0 0,0 0 0 0 0,0 0 0 0 0,0 0 1 0 0,2 5-1 0 0,-1 7 452 0 0,2 35 67 0 0,2-1 0 0 0,23 94-1 0 0,4 37-726 0 0,-22-33-390 0 0,6 49-2024 0 0,-12-171 1334 0 0</inkml:trace>
  <inkml:trace contextRef="#ctx0" brushRef="#br0" timeOffset="-8124.48">15233 3866 10591 0 0,'-8'18'960'0'0,"0"0"0"0"0,2 1 0 0 0,0 0 0 0 0,1 1 0 0 0,-4 28 0 0 0,4-16-413 0 0,-3 9 811 0 0,-2 43 0 0 0,9-69-1037 0 0,0 0 0 0 0,2 0 1 0 0,0 0-1 0 0,1-1 0 0 0,0 1 1 0 0,6 21-1 0 0,-7-34-278 0 0,-1 0 0 0 0,1 1 0 0 0,0-1-1 0 0,0 0 1 0 0,0 0 0 0 0,0 0 0 0 0,0 0 0 0 0,0 0 0 0 0,1 0-1 0 0,-1 0 1 0 0,1 0 0 0 0,-1 0 0 0 0,1-1 0 0 0,0 1 0 0 0,-1 0-1 0 0,1-1 1 0 0,0 0 0 0 0,0 1 0 0 0,0-1 0 0 0,0 0-1 0 0,1 0 1 0 0,2 1 0 0 0,-2-2-3 0 0,0 1 0 0 0,1-1 0 0 0,-1 0 0 0 0,1 0 0 0 0,-1 0 0 0 0,1-1 0 0 0,-1 1 0 0 0,0-1-1 0 0,1 0 1 0 0,-1 0 0 0 0,0 0 0 0 0,1 0 0 0 0,3-3 0 0 0,7-4 34 0 0,1-1 0 0 0,-2 0 0 0 0,1-1 0 0 0,17-17 0 0 0,-30 25-68 0 0,19-18 64 0 0,-1-1-1 0 0,-1-1 1 0 0,-1 0 0 0 0,-1-1-1 0 0,-1-1 1 0 0,-1-1-1 0 0,-1 0 1 0 0,-1-1 0 0 0,8-28-1 0 0,-17 46-65 0 0,1-2 2 0 0,0 0 1 0 0,0 0 0 0 0,-1 0 0 0 0,-1-1-1 0 0,0 1 1 0 0,0-1 0 0 0,-1 1-1 0 0,0-13 1 0 0,-1 22-7 0 0,0 0 0 0 0,0 1 0 0 0,0-1 0 0 0,0 0 0 0 0,0 1 0 0 0,-1-1 0 0 0,1 0 0 0 0,0 1 0 0 0,0-1 0 0 0,-1 0 0 0 0,1 1 0 0 0,0-1 0 0 0,-1 1 0 0 0,1-1 0 0 0,-1 1 0 0 0,1-1-1 0 0,-1 1 1 0 0,1-1 0 0 0,-1 1 0 0 0,1-1 0 0 0,-1 1 0 0 0,1 0 0 0 0,-1-1 0 0 0,1 1 0 0 0,-1 0 0 0 0,-1-1 0 0 0,1 1 0 0 0,-1 0 0 0 0,1 0 1 0 0,-1 0-1 0 0,1 0 0 0 0,-1 0 0 0 0,1 0 0 0 0,-1 0 1 0 0,1 1-1 0 0,0-1 0 0 0,-1 0 0 0 0,-2 2 0 0 0,-4 2-3 0 0,1 0 0 0 0,0 1 0 0 0,-9 6-1 0 0,14-9 0 0 0,-66 51-645 0 0,-75 78 1 0 0,134-119-68 0 0,19-16-185 0 0,21-16-2157 0 0,-9 4-3754 0 0</inkml:trace>
  <inkml:trace contextRef="#ctx0" brushRef="#br0" timeOffset="-7727.77">15935 3813 4607 0 0,'-26'93'8386'0'0,"-19"120"-1"0"0,42-195-7279 0 0,5-22-306 0 0,6-31 6 0 0,-5 22-741 0 0,71-300 958 0 0,-68 290-1026 0 0,1 0 0 0 0,1 0 0 0 0,0 1 1 0 0,2 1-1 0 0,1 0 0 0 0,0 0 0 0 0,1 1 0 0 0,17-20 0 0 0,-26 36-30 0 0,1 0 0 0 0,0 0-1 0 0,0 1 1 0 0,0 0 0 0 0,1 0-1 0 0,-1 0 1 0 0,1 0 0 0 0,0 0 0 0 0,-1 1-1 0 0,1 0 1 0 0,0 0 0 0 0,9-1-1 0 0,18-5-3455 0 0,-14 4-802 0 0,4-2-3001 0 0</inkml:trace>
  <inkml:trace contextRef="#ctx0" brushRef="#br0" timeOffset="-7321.69">16859 3871 5063 0 0,'3'23'-1950'0'0,"-2"-12"4006"0"0,1 0 0 0 0,0-1 0 0 0,4 13 0 0 0,-5-20-1516 0 0,0-1-1 0 0,0 1 0 0 0,1-1 0 0 0,-1 1 1 0 0,0-1-1 0 0,1 1 0 0 0,0-1 1 0 0,-1 0-1 0 0,1 0 0 0 0,0 0 0 0 0,0 0 1 0 0,0 0-1 0 0,0 0 0 0 0,1 0 1 0 0,-1-1-1 0 0,0 1 0 0 0,4 1 1 0 0,-5-3-482 0 0,0 0 1 0 0,0 1-1 0 0,0-1 1 0 0,0 0-1 0 0,0 0 1 0 0,1 0-1 0 0,-1 0 1 0 0,0 0-1 0 0,0 0 1 0 0,0 0 0 0 0,1 0-1 0 0,-1 0 1 0 0,0 0-1 0 0,0-1 1 0 0,0 1-1 0 0,0 0 1 0 0,0-1-1 0 0,0 1 1 0 0,0-1-1 0 0,0 1 1 0 0,0-1 0 0 0,0 0-1 0 0,0 1 1 0 0,0-1-1 0 0,0 0 1 0 0,0 0-1 0 0,0 0 1 0 0,0 1-1 0 0,-1-1 1 0 0,1 0-1 0 0,0-2 1 0 0,3-3 10 0 0,0 0-1 0 0,0-1 1 0 0,4-12-1 0 0,-5 13 60 0 0,16-45 209 0 0,-2 0 0 0 0,21-107-1 0 0,-4-111 133 0 0,-25 160-306 0 0,11-115 273 0 0,-11 153 48 0 0,22-77 0 0 0,-23 126-204 0 0,-3 23-66 0 0,3 13-91 0 0,8 38 9 0 0,-1 0-1 0 0,-3 1 1 0 0,8 83 0 0 0,-8-51-54 0 0,26 112 81 0 0,-29-163-144 0 0,1-1 0 0 0,2 0 0 0 0,26 50 0 0 0,-31-70-154 0 0,0-1-1 0 0,1 0 1 0 0,12 14-1 0 0,-17-23-139 0 0,0 1-1 0 0,0-1 1 0 0,0 0-1 0 0,0 0 1 0 0,1-1-1 0 0,-1 1 1 0 0,1-1-1 0 0,0 1 1 0 0,0-1-1 0 0,0 0 1 0 0,0-1-1 0 0,0 1 1 0 0,0-1-1 0 0,7 2 0 0 0,-1-3-8081 0 0</inkml:trace>
  <inkml:trace contextRef="#ctx0" brushRef="#br0" timeOffset="-7320.69">17036 3599 8287 0 0,'0'2'736'0'0,"1"-2"-584"0"0,2-2-152 0 0,0 1 0 0 0,3-2 1600 0 0,1-1 296 0 0,6-3 56 0 0,10-6 1256 0 0,44-31-1056 0 0,8-12-824 0 0,7-4-1136 0 0,10-6-5920 0 0</inkml:trace>
  <inkml:trace contextRef="#ctx0" brushRef="#br0" timeOffset="-6908.04">18032 2927 5527 0 0,'-7'6'1647'0'0,"0"-1"-1"0"0,-1 1 1 0 0,0-1-1 0 0,-8 4 0 0 0,-16 10 1061 0 0,17-7-1690 0 0,1 0-1 0 0,0 0 1 0 0,1 1-1 0 0,-15 19 1 0 0,24-28-883 0 0,1 1 0 0 0,-1 0-1 0 0,1 0 1 0 0,0 0 0 0 0,0 1 0 0 0,0-1-1 0 0,1 1 1 0 0,0-1 0 0 0,0 1 0 0 0,0 0 0 0 0,1 0-1 0 0,0 0 1 0 0,0 0 0 0 0,0 0 0 0 0,1 0-1 0 0,1 12 1 0 0,0-15-103 0 0,0 1 0 0 0,0-1 0 0 0,0 1 0 0 0,0-1 0 0 0,1 0 0 0 0,0 0 0 0 0,0 0 0 0 0,0 1 1 0 0,0-2-1 0 0,0 1 0 0 0,0 0 0 0 0,1 0 0 0 0,-1-1 0 0 0,1 1 0 0 0,0-1 0 0 0,0 0 0 0 0,0 0 0 0 0,0 0 0 0 0,0 0 0 0 0,0 0 0 0 0,1-1 0 0 0,4 2 0 0 0,3 1-10 0 0,0-1-1 0 0,1-1 1 0 0,0 0-1 0 0,-1 0 1 0 0,20 0-1 0 0,66 0-9 0 0,-94-2-11 0 0,1 0 0 0 0,0 0 0 0 0,-1 0 0 0 0,1 1 0 0 0,0-1 0 0 0,-1 1 0 0 0,1 0 0 0 0,-1 0 0 0 0,1 0 0 0 0,-1 0 0 0 0,1 1 0 0 0,-1-1 0 0 0,0 1 0 0 0,1 0 0 0 0,-1 0 0 0 0,4 4 0 0 0,-6-5 0 0 0,0 1 0 0 0,0 0 0 0 0,0 0 0 0 0,-1-1 0 0 0,1 1 0 0 0,0 0 0 0 0,-1 0 0 0 0,0 0 0 0 0,1 0 0 0 0,-1 0 0 0 0,0 0 0 0 0,0 0 0 0 0,0-1 0 0 0,0 1 0 0 0,0 0 0 0 0,-1 0 0 0 0,1 0 0 0 0,0 0 0 0 0,-1 0 0 0 0,0 0 0 0 0,1 0 0 0 0,-1-1 0 0 0,0 1 0 0 0,0 0 0 0 0,0-1 0 0 0,-1 3 0 0 0,-11 16 54 0 0,-1 0-1 0 0,-1-1 1 0 0,-1-1-1 0 0,0 0 1 0 0,-2-1-1 0 0,0-1 0 0 0,0-1 1 0 0,-39 25-1 0 0,45-33 211 0 0,-1 0 0 0 0,0 0 0 0 0,-20 6 0 0 0,30-12-400 0 0,-1 1 1 0 0,1-1-1 0 0,0 0 0 0 0,-1 0 0 0 0,1-1 0 0 0,-1 1 1 0 0,1-1-1 0 0,-1 0 0 0 0,1 0 0 0 0,-1 0 1 0 0,0 0-1 0 0,1 0 0 0 0,-1-1 0 0 0,1 0 0 0 0,0 1 1 0 0,-1-2-1 0 0,1 1 0 0 0,0 0 0 0 0,-6-3 0 0 0,9 4 102 0 0,0-1 0 0 0,-1 1 0 0 0,1-1 0 0 0,0 1 0 0 0,-1-1-1 0 0,1 0 1 0 0,0 1 0 0 0,-1-1 0 0 0,1 1 0 0 0,0-1 0 0 0,0 0-1 0 0,0 1 1 0 0,0-1 0 0 0,0 1 0 0 0,0-1 0 0 0,0 0 0 0 0,0 1-1 0 0,0-1 1 0 0,0 0 0 0 0,0 1 0 0 0,0-1 0 0 0,0 0 0 0 0,0 1-1 0 0,0-1 1 0 0,1 1 0 0 0,-1-1 0 0 0,0 0 0 0 0,0 1 0 0 0,1-1-1 0 0,-1 1 1 0 0,0-1 0 0 0,1 1 0 0 0,-1-1 0 0 0,1 1 0 0 0,0-1-1 0 0,20-22-1484 0 0,-16 18 290 0 0,11-13-5862 0 0</inkml:trace>
  <inkml:trace contextRef="#ctx0" brushRef="#br0" timeOffset="-6484.28">18336 2334 9847 0 0,'0'-1'37'0'0,"1"1"0"0"0,-1 0 0 0 0,0 0 0 0 0,0-1 0 0 0,0 1 0 0 0,0 0 0 0 0,0 0 0 0 0,0 0-1 0 0,0-1 1 0 0,0 1 0 0 0,0 0 0 0 0,1 0 0 0 0,-1 0 0 0 0,0 0 0 0 0,0-1 0 0 0,0 1 0 0 0,0 0 0 0 0,1 0 0 0 0,-1 0-1 0 0,0 0 1 0 0,0 0 0 0 0,0-1 0 0 0,1 1 0 0 0,-1 0 0 0 0,0 0 0 0 0,0 0 0 0 0,0 0 0 0 0,1 0 0 0 0,-1 0-1 0 0,0 0 1 0 0,0 0 0 0 0,0 0 0 0 0,1 0 0 0 0,-1 0 0 0 0,0 0 0 0 0,0 0 0 0 0,1 0 0 0 0,-1 0 0 0 0,0 0 0 0 0,0 0-1 0 0,0 0 1 0 0,1 0 0 0 0,-1 0 0 0 0,0 1 0 0 0,0-1 0 0 0,1 0 0 0 0,7 13 4934 0 0,0 10 264 0 0,-5-12-5029 0 0,3 31 1069 0 0,-3 0 0 0 0,-1 66 0 0 0,-3-37-459 0 0,36 420 931 0 0,-34-489-1780 0 0,2 19-277 0 0,10 39 1 0 0,-11-56 5 0 0,-1 0 0 0 0,0 1 1 0 0,1-1-1 0 0,0 0 0 0 0,0 0 1 0 0,0 0-1 0 0,1 0 0 0 0,-1 0 1 0 0,1-1-1 0 0,0 1 0 0 0,0-1 1 0 0,0 0-1 0 0,1 0 0 0 0,-1 0 1 0 0,7 4-1 0 0,-5-5-5376 0 0,1-3-1728 0 0</inkml:trace>
  <inkml:trace contextRef="#ctx0" brushRef="#br0" timeOffset="-6072.32">18117 2973 5983 0 0,'-2'5'125'0'0,"-4"10"1324"0"0,8-13 1260 0 0,6-7 2274 0 0,61-48 1608 0 0,26-17-4628 0 0,-85 63-1720 0 0,3-2-10 0 0,62-43 578 0 0,-33 24-189 0 0,-31 21 18 0 0,5-3-140 0 0,50-28-616 0 0,-49 29-274 0 0,-4 4-53 0 0,42-12 70 0 0,-52 16 369 0 0,1 0 0 0 0,-1 0 0 0 0,0 0 1 0 0,0 1-1 0 0,1-1 0 0 0,-1 1 0 0 0,0 0 1 0 0,1 0-1 0 0,-1 1 0 0 0,0-1 0 0 0,0 0 1 0 0,1 1-1 0 0,-1 0 0 0 0,0 0 0 0 0,0 0 1 0 0,5 2-1 0 0,-4 0 36 0 0,-1-1-1 0 0,1 1 1 0 0,-1 0 0 0 0,0 0-1 0 0,0 1 1 0 0,0-1 0 0 0,0 1 0 0 0,-1-1-1 0 0,4 6 1 0 0,-4-2 17 0 0,0-1 0 0 0,0 1 0 0 0,0 0 0 0 0,-1 0 0 0 0,0 0 0 0 0,0-1 0 0 0,-1 1 0 0 0,0 0 0 0 0,-1 12-1 0 0,0 5 30 0 0,9 106 49 0 0,-5-109-109 0 0,1 1 0 0 0,1-1 0 0 0,0 0 0 0 0,10 21 0 0 0,-14-38-5 0 0,1-1 0 0 0,0 1-1 0 0,1 0 1 0 0,-1-1 0 0 0,1 0-1 0 0,-1 1 1 0 0,1-1 0 0 0,0 0 0 0 0,5 3-1 0 0,-8-5-8 0 0,1-1 0 0 0,0 1-1 0 0,0 0 1 0 0,0-1-1 0 0,-1 1 1 0 0,1-1-1 0 0,0 1 1 0 0,0-1-1 0 0,0 0 1 0 0,0 1-1 0 0,0-1 1 0 0,0 0 0 0 0,0 0-1 0 0,0 0 1 0 0,0 0-1 0 0,0 1 1 0 0,0-1-1 0 0,0-1 1 0 0,0 1-1 0 0,0 0 1 0 0,0 0 0 0 0,0 0-1 0 0,0 0 1 0 0,0-1-1 0 0,0 1 1 0 0,-1 0-1 0 0,1-1 1 0 0,0 1-1 0 0,0-1 1 0 0,0 1-1 0 0,0-1 1 0 0,0 1 0 0 0,-1-1-1 0 0,1 0 1 0 0,0 1-1 0 0,-1-1 1 0 0,1 0-1 0 0,0 0 1 0 0,-1 0-1 0 0,1 1 1 0 0,-1-1 0 0 0,1 0-1 0 0,-1 0 1 0 0,1 0-1 0 0,-1-1 1 0 0,5-9 58 0 0,-1 0 1 0 0,0 0 0 0 0,-1-1-1 0 0,0 1 1 0 0,2-17 0 0 0,2-64 341 0 0,-6 54-214 0 0,2-34 16 0 0,1-36-172 0 0,-2 93-147 0 0,0 1 1 0 0,1 0-1 0 0,0 0 1 0 0,1 0-1 0 0,8-16 0 0 0,-10 26-56 0 0,0 0 1 0 0,0 0-1 0 0,1 1 0 0 0,-1-1 0 0 0,1 0 0 0 0,0 1 0 0 0,0 0 0 0 0,0 0 0 0 0,1 0 0 0 0,-1 0 0 0 0,1 0 0 0 0,0 1 0 0 0,7-4 0 0 0,3 0-1261 0 0,0 0 0 0 0,26-5 0 0 0,-36 10 1111 0 0,11-3-7100 0 0</inkml:trace>
  <inkml:trace contextRef="#ctx0" brushRef="#br0" timeOffset="-5662.25">19507 2581 4607 0 0,'-2'-2'824'0'0,"1"-1"0"0"0,0 0-1 0 0,0 0 1 0 0,0 0 0 0 0,0 0-1 0 0,1 0 1 0 0,-1 0-1 0 0,1 0 1 0 0,0-1 0 0 0,0-4-1 0 0,-1-4 31 0 0,0-12 1360 0 0,-4-26 858 0 0,4 47-2932 0 0,1 1 1 0 0,-1-1 0 0 0,0 1-1 0 0,1-1 1 0 0,-1 0 0 0 0,0 1-1 0 0,-1 0 1 0 0,1-1 0 0 0,0 1-1 0 0,-1 0 1 0 0,1 0 0 0 0,-1-1-1 0 0,0 1 1 0 0,-2-2-1 0 0,2 3-96 0 0,0 0-1 0 0,0 0 1 0 0,0 0-1 0 0,-1 1 1 0 0,1-1-1 0 0,0 1 1 0 0,0-1-1 0 0,0 1 0 0 0,0 0 1 0 0,-1 0-1 0 0,1 0 1 0 0,0 0-1 0 0,0 1 1 0 0,0-1-1 0 0,0 0 1 0 0,-1 1-1 0 0,1-1 0 0 0,0 1 1 0 0,0 0-1 0 0,0 0 1 0 0,-4 2-1 0 0,0 0 59 0 0,0 1-1 0 0,0-1 0 0 0,0 1 1 0 0,0 1-1 0 0,-8 8 0 0 0,-25 27 319 0 0,1 2-1 0 0,-50 75 1 0 0,77-99-360 0 0,1 0 1 0 0,1 0 0 0 0,0 1 0 0 0,-7 26-1 0 0,12-33-53 0 0,1 0 0 0 0,1 1-1 0 0,0 0 1 0 0,1-1-1 0 0,0 1 1 0 0,1 0 0 0 0,3 25-1 0 0,-2-34-8 0 0,0 1 0 0 0,0-1 0 0 0,0 1 0 0 0,1-1 0 0 0,0 0 0 0 0,0 1 0 0 0,0-1 0 0 0,0 0 0 0 0,1 0 0 0 0,0 0 0 0 0,-1-1-1 0 0,1 1 1 0 0,1-1 0 0 0,-1 1 0 0 0,0-1 0 0 0,1 0 0 0 0,0 0 0 0 0,0-1 0 0 0,-1 1 0 0 0,2-1 0 0 0,-1 0 0 0 0,0 0 0 0 0,0 0 0 0 0,1 0 0 0 0,-1-1 0 0 0,1 0 0 0 0,-1 0 0 0 0,1 0 0 0 0,0 0-1 0 0,-1-1 1 0 0,1 0 0 0 0,0 0 0 0 0,-1 0 0 0 0,1 0 0 0 0,0-1 0 0 0,6-1 0 0 0,10-6-46 0 0,9-9 36 0 0,-10 2 50 0 0,0-1 0 0 0,-1 0 0 0 0,25-29 0 0 0,-24 21 176 0 0,-2-1-1 0 0,-1-1 1 0 0,25-52 0 0 0,26-89 440 0 0,-71 180-574 0 0,1-1-1 0 0,0 1 0 0 0,1 0 0 0 0,0 0 0 0 0,1 0 0 0 0,0 0 0 0 0,3 15 0 0 0,1 0-159 0 0,0 1 0 0 0,15 45-1 0 0,-18-70 46 0 0,0-1 0 0 0,0 0 0 0 0,1 0 0 0 0,-1 0-1 0 0,1 0 1 0 0,-1 0 0 0 0,1-1 0 0 0,0 1-1 0 0,0 0 1 0 0,0-1 0 0 0,1 1 0 0 0,-1-1 0 0 0,1 0-1 0 0,-1 0 1 0 0,1 0 0 0 0,0 0 0 0 0,-1 0-1 0 0,5 1 1 0 0,-4-2-129 0 0,0 0 0 0 0,-1-1 0 0 0,1 1 0 0 0,0-1 0 0 0,0 1 0 0 0,0-1 0 0 0,0 0 0 0 0,0 0 0 0 0,0-1 0 0 0,0 1 0 0 0,0-1 0 0 0,0 1 0 0 0,0-1 0 0 0,-1 0 0 0 0,1 0 0 0 0,0 0 0 0 0,0 0 0 0 0,-1-1 0 0 0,1 1 0 0 0,3-4 0 0 0,13-9-8120 0 0</inkml:trace>
  <inkml:trace contextRef="#ctx0" brushRef="#br0" timeOffset="-5240.07">20430 1809 4607 0 0,'2'-2'531'0'0,"1"-1"0"0"0,-1 1 0 0 0,1-1-1 0 0,-1 0 1 0 0,0 0 0 0 0,0 0-1 0 0,-1 0 1 0 0,1 0 0 0 0,0 0 0 0 0,-1 0-1 0 0,2-5 1 0 0,10-40 4212 0 0,-11 40-4641 0 0,-1 1 245 0 0,1 0 0 0 0,-2 0 0 0 0,1 0-1 0 0,-1-1 1 0 0,0 1 0 0 0,0 0 0 0 0,-1-1 0 0 0,0 1 0 0 0,0 0 0 0 0,-1 0 0 0 0,0 0 0 0 0,0 0 0 0 0,-1 0 0 0 0,-5-10 0 0 0,3 8-165 0 0,0 1 0 0 0,-1 0 0 0 0,0 0-1 0 0,0 0 1 0 0,-1 0 0 0 0,0 1 0 0 0,0 0 0 0 0,-1 1-1 0 0,1 0 1 0 0,-11-7 0 0 0,10 8-109 0 0,0 1 0 0 0,-1 0 1 0 0,1 0-1 0 0,-1 1 0 0 0,1 0 0 0 0,-1 0 0 0 0,0 1 0 0 0,0 0 1 0 0,0 1-1 0 0,0 0 0 0 0,-10 0 0 0 0,12 1 42 0 0,0 1 0 0 0,1-1 0 0 0,-1 1 0 0 0,1 1 0 0 0,-1-1 0 0 0,1 1 0 0 0,-1 1 0 0 0,1-1 0 0 0,0 1 0 0 0,0 0 0 0 0,0 0 0 0 0,0 1 0 0 0,1 0 0 0 0,-1 0 0 0 0,-9 9 0 0 0,7-4-45 0 0,-1 1 0 0 0,2 0 0 0 0,-1 1-1 0 0,1 0 1 0 0,1 0 0 0 0,0 0 0 0 0,1 1 0 0 0,0 0 0 0 0,0 0 0 0 0,2 0-1 0 0,-1 1 1 0 0,2-1 0 0 0,-1 1 0 0 0,2-1 0 0 0,-1 24 0 0 0,3 11-42 0 0,3 1 0 0 0,18 91 0 0 0,-9-64 119 0 0,2 16 94 0 0,3-2 0 0 0,40 117 0 0 0,-2-64-1610 0 0,-53-136 1107 0 0,-1 1 0 0 0,-1 0 0 0 0,1 1 1 0 0,0 7-1 0 0,-2-13 123 0 0,0-1 1 0 0,0 0 0 0 0,0 1 0 0 0,0-1-1 0 0,0 1 1 0 0,0-1 0 0 0,0 0-1 0 0,0 1 1 0 0,0-1 0 0 0,-1 1-1 0 0,1-1 1 0 0,0 0 0 0 0,-1 1-1 0 0,1-1 1 0 0,-1 0 0 0 0,0 0-1 0 0,1 0 1 0 0,-1 1 0 0 0,0-1-1 0 0,0 0 1 0 0,0 0 0 0 0,0 0-1 0 0,0 0 1 0 0,0 0 0 0 0,0 0-1 0 0,0 0 1 0 0,0-1 0 0 0,0 1 0 0 0,-2 1-1 0 0,-5-1-7457 0 0</inkml:trace>
  <inkml:trace contextRef="#ctx0" brushRef="#br0" timeOffset="-4852.27">19971 2296 2759 0 0,'2'16'9667'0'0,"1"-7"-7014"0"0,-3-7-2186 0 0,1 1 0 0 0,0-1-1 0 0,0 0 1 0 0,0 0 0 0 0,0 0-1 0 0,0-1 1 0 0,0 1 0 0 0,1 0 0 0 0,-1 0-1 0 0,1-1 1 0 0,-1 1 0 0 0,1-1-1 0 0,2 3 1 0 0,-1-2-153 0 0,1 0 0 0 0,-1 0-1 0 0,1 0 1 0 0,0 0 0 0 0,0-1 0 0 0,7 2 0 0 0,-2-1-134 0 0,0 0 0 0 0,0-1 0 0 0,1-1 0 0 0,-1 1 0 0 0,16-3 0 0 0,-17 1-98 0 0,0 0 0 0 0,0-1 0 0 0,0 0 1 0 0,-1 0-1 0 0,13-5 0 0 0,9-9 38 0 0,33-23-111 0 0,-49 30-30 0 0,1-2-50 0 0,0 0 0 0 0,14-16 0 0 0,34-31-299 0 0,-37 32 177 0 0,-1 0-452 0 0,1 2 0 0 0,1 1 0 0 0,38-27 0 0 0,-63 49 576 0 0,-1 1 0 0 0,1-1 1 0 0,-1 0-1 0 0,1 1 0 0 0,0 0 0 0 0,0-1 0 0 0,-1 1 0 0 0,1-1 1 0 0,0 1-1 0 0,0 0 0 0 0,-1 0 0 0 0,1-1 0 0 0,0 1 0 0 0,0 0 0 0 0,0 0 1 0 0,0 0-1 0 0,-1 0 0 0 0,1 0 0 0 0,0 0 0 0 0,0 0 0 0 0,0 0 1 0 0,0 0-1 0 0,-1 0 0 0 0,1 1 0 0 0,0-1 0 0 0,0 0 0 0 0,0 0 0 0 0,-1 1 1 0 0,1-1-1 0 0,0 1 0 0 0,-1-1 0 0 0,1 0 0 0 0,0 1 0 0 0,-1 0 1 0 0,1-1-1 0 0,0 1 0 0 0,-1-1 0 0 0,1 1 0 0 0,-1 0 0 0 0,1-1 0 0 0,-1 1 1 0 0,1 0-1 0 0,-1-1 0 0 0,0 1 0 0 0,1 0 0 0 0,-1 0 0 0 0,0 0 1 0 0,0-1-1 0 0,1 1 0 0 0,-1 0 0 0 0,0 0 0 0 0,0 0 0 0 0,0 0 1 0 0,0-1-1 0 0,0 2 0 0 0,1 9-38 0 0,-1-1 0 0 0,0 1 0 0 0,-3 17 0 0 0,2-14 521 0 0,-5 72 3272 0 0,0 42-1441 0 0,6-105-1881 0 0,1 1 1 0 0,1-1 0 0 0,7 32-1 0 0,-9-53-361 0 0,1 0 0 0 0,-1-1 0 0 0,1 1-1 0 0,-1 0 1 0 0,1-1 0 0 0,-1 1 0 0 0,1-1 0 0 0,0 1 0 0 0,0-1-1 0 0,0 1 1 0 0,0-1 0 0 0,0 1 0 0 0,0-1 0 0 0,0 0 0 0 0,3 3-1 0 0,-3-4-30 0 0,0 0-1 0 0,-1 0 1 0 0,1 0 0 0 0,0 0-1 0 0,0 0 1 0 0,0 0-1 0 0,-1 0 1 0 0,1 0-1 0 0,0 0 1 0 0,0 0 0 0 0,0-1-1 0 0,-1 1 1 0 0,1 0-1 0 0,0 0 1 0 0,0-1-1 0 0,-1 1 1 0 0,1-1 0 0 0,0 1-1 0 0,-1-1 1 0 0,1 1-1 0 0,0-1 1 0 0,-1 1-1 0 0,1-1 1 0 0,-1 1 0 0 0,1-1-1 0 0,-1 0 1 0 0,1 1-1 0 0,-1-1 1 0 0,1 0-1 0 0,-1 1 1 0 0,0-1 0 0 0,1 0-1 0 0,-1-1 1 0 0,8-12-1998 0 0,-1-4-6187 0 0</inkml:trace>
  <inkml:trace contextRef="#ctx0" brushRef="#br0" timeOffset="-4423.51">20707 1378 3511 0 0,'1'0'43'0'0,"-1"-1"0"0"0,0 0 0 0 0,1 1 0 0 0,-1-1 0 0 0,1 0 0 0 0,-1 1 0 0 0,1-1 0 0 0,-1 1 0 0 0,1-1 0 0 0,-1 1 0 0 0,1-1 0 0 0,0 1 0 0 0,-1-1 0 0 0,1 1 0 0 0,0 0 0 0 0,-1-1 0 0 0,1 1 0 0 0,0 0 0 0 0,-1-1 0 0 0,1 1 0 0 0,0 0 0 0 0,0 0 0 0 0,-1 0 0 0 0,1 0 0 0 0,0 0 0 0 0,0 0 0 0 0,-1 0 0 0 0,3 0 0 0 0,-2 1 356 0 0,1 0-1 0 0,0 0 0 0 0,-1 1 1 0 0,1-1-1 0 0,-1 0 0 0 0,1 1 0 0 0,-1-1 1 0 0,0 1-1 0 0,0 0 0 0 0,1-1 1 0 0,0 3-1 0 0,3 5 645 0 0,-1 0 1 0 0,0 0-1 0 0,0 0 0 0 0,-1 0 0 0 0,0 0 1 0 0,2 11-1 0 0,7 62 2569 0 0,-8-56-2635 0 0,5 89 1245 0 0,-6 151 0 0 0,-4-65-1345 0 0,1-183-868 0 0,5 69-143 0 0,-4-77-23 0 0,0 1 0 0 0,1-1 0 0 0,1-1 0 0 0,0 1 0 0 0,0 0 0 0 0,7 13 0 0 0,-9-21-16 0 0,0 1 1 0 0,1-1-1 0 0,-1 0 0 0 0,1 1 0 0 0,0-1 1 0 0,0 0-1 0 0,0 0 0 0 0,0 0 0 0 0,0 0 1 0 0,0-1-1 0 0,0 1 0 0 0,1 0 0 0 0,-1-1 0 0 0,0 0 1 0 0,1 1-1 0 0,-1-1 0 0 0,1 0 0 0 0,0 0 1 0 0,-1 0-1 0 0,5 0 0 0 0,7-2-7767 0 0</inkml:trace>
  <inkml:trace contextRef="#ctx0" brushRef="#br0" timeOffset="-3994.86">21109 1194 12439 0 0,'5'-13'403'0'0,"-4"9"-268"0"0,0 0-1 0 0,1 0 1 0 0,-1 0-1 0 0,1 0 0 0 0,0 1 1 0 0,4-7-1 0 0,-6 10 64 0 0,0 0 0 0 0,1 0 0 0 0,-1 0 0 0 0,1 0 0 0 0,-1 0 0 0 0,0 0 0 0 0,1 0-1 0 0,-1 0 1 0 0,0 0 0 0 0,1 0 0 0 0,-1 0 0 0 0,0 0 0 0 0,1 0 0 0 0,-1 0 0 0 0,1 0 0 0 0,-1 0 0 0 0,0 0-1 0 0,1 0 1 0 0,-1 1 0 0 0,0-1 0 0 0,1 0 0 0 0,-1 0 0 0 0,0 0 0 0 0,1 1 0 0 0,-1-1 0 0 0,0 0 0 0 0,0 0-1 0 0,1 1 1 0 0,-1-1 0 0 0,0 0 0 0 0,0 0 0 0 0,0 1 0 0 0,1-1 0 0 0,-1 1 0 0 0,8 11 1399 0 0,-1 10-1069 0 0,-1 0 0 0 0,0 0-1 0 0,-2 0 1 0 0,-1 0 0 0 0,-1 1-1 0 0,0 23 1 0 0,0-3-37 0 0,8 323 1413 0 0,1 28-1533 0 0,-5-358-903 0 0,0 0-1 0 0,3 0 0 0 0,18 51 1 0 0,1 2-1819 0 0,-23-69 1680 0 0</inkml:trace>
  <inkml:trace contextRef="#ctx0" brushRef="#br0" timeOffset="-3584.69">15530 5223 13359 0 0,'-2'1'283'0'0,"0"0"0"0"0,1 0 0 0 0,-1 0 0 0 0,0 0 0 0 0,1 1 1 0 0,-1-1-1 0 0,1 1 0 0 0,0-1 0 0 0,-1 1 0 0 0,1-1 0 0 0,0 1 0 0 0,0 0 0 0 0,0-1 0 0 0,0 1 0 0 0,0 0 0 0 0,0 0 0 0 0,1 0 0 0 0,-1 0 0 0 0,1 0 0 0 0,-1 0 0 0 0,1 0 0 0 0,0 0 0 0 0,-1 0 0 0 0,1 3 0 0 0,0 2 24 0 0,0 1-1 0 0,0-1 1 0 0,1 1-1 0 0,0-1 0 0 0,2 12 1 0 0,3-2 73 0 0,0 0 1 0 0,1-1-1 0 0,1 1 1 0 0,17 26-1 0 0,48 55 562 0 0,-69-93-919 0 0,0 0 1 0 0,1-1-1 0 0,-1 1 1 0 0,1-1-1 0 0,0 0 1 0 0,0 0-1 0 0,0 0 0 0 0,1-1 1 0 0,-1 1-1 0 0,8 2 1 0 0,-10-5-43 0 0,-1-1 0 0 0,1 1 1 0 0,0-1-1 0 0,0 1 0 0 0,0-1 0 0 0,0 0 1 0 0,0 0-1 0 0,0 0 0 0 0,0-1 0 0 0,0 1 1 0 0,0-1-1 0 0,0 1 0 0 0,-1-1 0 0 0,1 0 1 0 0,0 0-1 0 0,0 0 0 0 0,-1-1 0 0 0,1 1 1 0 0,-1-1-1 0 0,1 1 0 0 0,-1-1 0 0 0,1 0 1 0 0,-1 0-1 0 0,3-3 0 0 0,16-16-1743 0 0,0-1 1 0 0,33-47-1 0 0,27-58-3986 0 0,-35 53 2640 0 0,-21 33 933 0 0,34-48-2167 0 0,-58 88 4297 0 0,-1 0 1 0 0,1 0-1 0 0,-1 0 0 0 0,1 0 1 0 0,-1 1-1 0 0,1-1 1 0 0,0 0-1 0 0,-1 0 0 0 0,1 1 1 0 0,0-1-1 0 0,-1 0 0 0 0,1 1 1 0 0,0-1-1 0 0,0 1 1 0 0,0-1-1 0 0,-1 1 0 0 0,1 0 1 0 0,0-1-1 0 0,0 1 1 0 0,0 0-1 0 0,0-1 0 0 0,0 1 1 0 0,1 0-1 0 0,-1 0 107 0 0,-1 1 1 0 0,1 0-1 0 0,-1 0 0 0 0,0-1 1 0 0,1 1-1 0 0,-1 0 0 0 0,1-1 1 0 0,-1 1-1 0 0,0 0 0 0 0,0 0 0 0 0,1 0 1 0 0,-1 0-1 0 0,0-1 0 0 0,0 1 1 0 0,0 0-1 0 0,0 0 0 0 0,0 0 1 0 0,0 0-1 0 0,0 1 0 0 0,-8 52 3531 0 0,8-51-3496 0 0,-38 154 8784 0 0,-7-2-4591 0 0,-28 113-2136 0 0,-16 266-410 0 0,88-525-1762 0 0,0 2-65 0 0,0 0 1 0 0,0 0 0 0 0,1 0-1 0 0,0 0 1 0 0,1 0 0 0 0,2 12-1 0 0,-3-23 56 0 0,1 1-1 0 0,-1-1 1 0 0,0 1-1 0 0,0-1 1 0 0,0 1-1 0 0,0-1 1 0 0,0 1-1 0 0,1-1 1 0 0,-1 1-1 0 0,0-1 1 0 0,0 1-1 0 0,1-1 1 0 0,-1 0-1 0 0,0 1 1 0 0,1-1-1 0 0,-1 0 1 0 0,0 1-1 0 0,1-1 1 0 0,-1 0-1 0 0,1 1 1 0 0,-1-1-1 0 0,0 0 1 0 0,1 0-1 0 0,-1 1 1 0 0,1-1-1 0 0,-1 0 1 0 0,1 0-1 0 0,-1 0 1 0 0,1 0-1 0 0,-1 1 1 0 0,1-1-1 0 0,-1 0 1 0 0,1 0-1 0 0,-1 0 1 0 0,1 0-1 0 0,1-1-520 0 0,-1 1 1 0 0,0-1-1 0 0,1 1 0 0 0,-1-1 1 0 0,0 0-1 0 0,0 1 0 0 0,1-1 1 0 0,-1 0-1 0 0,0 0 0 0 0,0 0 1 0 0,1-2-1 0 0,11-10-6775 0 0</inkml:trace>
  <inkml:trace contextRef="#ctx0" brushRef="#br0" timeOffset="-2921.64">21686 1151 17503 0 0,'0'0'79'0'0,"-1"1"0"0"0,1-1 0 0 0,0 0-1 0 0,0 0 1 0 0,0 0 0 0 0,0 0 0 0 0,-1 0 0 0 0,1 0-1 0 0,0 0 1 0 0,0 0 0 0 0,0 0 0 0 0,0 0 0 0 0,-1 0-1 0 0,1 0 1 0 0,0 0 0 0 0,0-1 0 0 0,0 1 0 0 0,0 0-1 0 0,-1 0 1 0 0,1 0 0 0 0,0 0 0 0 0,0 0 0 0 0,0 0-1 0 0,0 0 1 0 0,0 0 0 0 0,0 0 0 0 0,-1-1 0 0 0,1 1-1 0 0,0 0 1 0 0,0 0 0 0 0,0 0 0 0 0,0 0 0 0 0,0 0-1 0 0,0-1 1 0 0,0 1 0 0 0,0 0 0 0 0,0 0-1 0 0,0 0 1 0 0,-1 0 0 0 0,1 0 0 0 0,0-1 0 0 0,0 1-1 0 0,0 0 1 0 0,0 0 0 0 0,0 0 0 0 0,0 0 0 0 0,0-1-1 0 0,0 1 1 0 0,0 0 0 0 0,1 0 0 0 0,-1 0 0 0 0,0 0-1 0 0,0-1 1 0 0,0 1 0 0 0,0 0 0 0 0,0 0 0 0 0,0 0-1 0 0,0 0 1 0 0,0 0 0 0 0,0-1 0 0 0,13-13 1550 0 0,19-12-890 0 0,-18 15-530 0 0,2 2 0 0 0,21-12 0 0 0,-16 11-147 0 0,-12 4-19 0 0,0 1-1 0 0,0 0 1 0 0,1 0-1 0 0,12-3 1 0 0,-8 3-3 0 0,-2 0 74 0 0,5 0-9 0 0,51-14-1 0 0,-51 15 87 0 0,56 7-37 0 0,-71-2-147 0 0,0-1 5 0 0,0 0 0 0 0,0 0 1 0 0,0 1-1 0 0,0-1 0 0 0,0 1 0 0 0,0-1 0 0 0,0 1 0 0 0,0 0 0 0 0,0 0 1 0 0,0 0-1 0 0,-1 0 0 0 0,1 0 0 0 0,0 1 0 0 0,-1-1 0 0 0,1 0 0 0 0,-1 1 1 0 0,1-1-1 0 0,-1 1 0 0 0,0-1 0 0 0,1 1 0 0 0,-1 0 0 0 0,0 0 0 0 0,0-1 1 0 0,1 4-1 0 0,-1 0 65 0 0,1-1 0 0 0,-1 1 0 0 0,0 0 0 0 0,-1-1 0 0 0,1 1 0 0 0,-1 0 0 0 0,-1 7 0 0 0,-1 3 41 0 0,-1 0 1 0 0,-1-1-1 0 0,0 0 0 0 0,-1 0 0 0 0,-13 26 0 0 0,8-19-27 0 0,-50 105-374 0 0,-111 168-1 0 0,163-280-2138 0 0,8-12 1659 0 0</inkml:trace>
  <inkml:trace contextRef="#ctx0" brushRef="#br0" timeOffset="-2530.65">21835 2100 20735 0 0,'-3'7'441'0'0,"1"-5"-233"0"0,1-1 1 0 0,0 2-1 0 0,0-1 1 0 0,1 0-1 0 0,-1 0 1 0 0,0 0-1 0 0,1 0 1 0 0,-1 4-1 0 0,1-11 130 0 0,1 1 0 0 0,0 0 0 0 0,1-1-1 0 0,-1 1 1 0 0,1-1 0 0 0,0 1 0 0 0,0 0-1 0 0,0 0 1 0 0,0 0 0 0 0,4-4-1 0 0,31-38-1186 0 0,-27 36 186 0 0</inkml:trace>
  <inkml:trace contextRef="#ctx0" brushRef="#br0" timeOffset="-2075.86">16332 5422 15663 0 0,'0'11'1889'0'0,"2"0"1"0"0,4 19-1 0 0,1 2-1369 0 0,-3 7 96 0 0,-3-22-454 0 0,1-1 1 0 0,1 1 0 0 0,0 0-1 0 0,1-1 1 0 0,7 19 0 0 0,-9-31-144 0 0,0-1 1 0 0,-1 1-1 0 0,1-1 0 0 0,1 0 1 0 0,-1 1-1 0 0,0-1 0 0 0,1 0 1 0 0,-1 0-1 0 0,1-1 0 0 0,0 1 1 0 0,0 0-1 0 0,0-1 0 0 0,0 0 1 0 0,1 0-1 0 0,-1 0 0 0 0,1 0 1 0 0,-1 0-1 0 0,1-1 0 0 0,-1 0 1 0 0,1 1-1 0 0,0-1 0 0 0,0-1 1 0 0,0 1-1 0 0,0 0 0 0 0,-1-1 1 0 0,1 0-1 0 0,7 0 0 0 0,-5-1 15 0 0,0 0-1 0 0,1-1 1 0 0,-1 1-1 0 0,0-1 0 0 0,0 0 1 0 0,-1-1-1 0 0,1 1 0 0 0,0-1 1 0 0,-1 0-1 0 0,0-1 1 0 0,1 1-1 0 0,-1-1 0 0 0,-1 0 1 0 0,1-1-1 0 0,-1 1 0 0 0,1-1 1 0 0,5-8-1 0 0,0-1 47 0 0,-1 1-1 0 0,0-1 1 0 0,-2 0 0 0 0,1-1-1 0 0,8-26 1 0 0,-4 4 135 0 0,14-69 0 0 0,-24 95-182 0 0,0-1 0 0 0,-1 1 0 0 0,-1 0 0 0 0,0-1 0 0 0,0 1 0 0 0,-1-1-1 0 0,-1 1 1 0 0,0 0 0 0 0,0 0 0 0 0,-8-20 0 0 0,9 28-32 0 0,0 1-1 0 0,0-1 1 0 0,0 1-1 0 0,-1-1 1 0 0,1 1-1 0 0,-1 0 1 0 0,0 0-1 0 0,0 0 1 0 0,1 0-1 0 0,-1 0 1 0 0,-1 0-1 0 0,1 0 1 0 0,0 1-1 0 0,0-1 1 0 0,-1 1-1 0 0,1-1 1 0 0,-1 1-1 0 0,1 0 1 0 0,-4-1-1 0 0,1 1 2 0 0,0 0 0 0 0,0 1 0 0 0,1-1 0 0 0,-1 1 0 0 0,0 0 0 0 0,1 1 0 0 0,-1-1 0 0 0,0 1 0 0 0,1 0 0 0 0,-8 2 0 0 0,-4 3 3 0 0,0 1 1 0 0,1 0-1 0 0,-1 1 0 0 0,2 0 1 0 0,-17 13-1 0 0,14-8-94 0 0,1 0 0 0 0,1 0 0 0 0,0 2-1 0 0,1 0 1 0 0,0 1 0 0 0,-20 31 0 0 0,26-34 21 0 0,1 0 1 0 0,0 1-1 0 0,1-1 1 0 0,0 1-1 0 0,1 0 1 0 0,1 1-1 0 0,0-1 1 0 0,1 1-1 0 0,1 0 1 0 0,-1 16-1 0 0,3-29 35 0 0,0 0 0 0 0,0 0-1 0 0,0 0 1 0 0,0 0-1 0 0,0 0 1 0 0,0 0-1 0 0,1 0 1 0 0,-1 0-1 0 0,1 0 1 0 0,-1 0 0 0 0,1 0-1 0 0,0 0 1 0 0,0 0-1 0 0,-1 0 1 0 0,2 0-1 0 0,-1-1 1 0 0,0 1 0 0 0,0 0-1 0 0,0-1 1 0 0,1 1-1 0 0,-1-1 1 0 0,1 0-1 0 0,1 2 1 0 0,0-2-48 0 0,0 1 1 0 0,-1-1-1 0 0,1 0 1 0 0,0 0-1 0 0,0-1 0 0 0,0 1 1 0 0,0-1-1 0 0,0 1 1 0 0,0-1-1 0 0,0 0 1 0 0,0 0-1 0 0,0 0 0 0 0,4-1 1 0 0,-3 0-1797 0 0</inkml:trace>
  <inkml:trace contextRef="#ctx0" brushRef="#br0" timeOffset="-1673.08">16919 5063 10591 0 0,'-22'41'1745'0'0,"17"-30"-271"0"0,1 0-1 0 0,0 1 1 0 0,0-1-1 0 0,2 1 1 0 0,-1 0-1 0 0,-1 17 1 0 0,4 10-1338 0 0,1-11 412 0 0,1-1 0 0 0,13 53-1 0 0,-12-66-455 0 0,1-1-1 0 0,1 1 1 0 0,0-1 0 0 0,1 0-1 0 0,0 0 1 0 0,1-1 0 0 0,13 18-1 0 0,-19-28-88 0 0,1 1 0 0 0,0-1 0 0 0,0 1 0 0 0,1-1-1 0 0,-1 0 1 0 0,0 0 0 0 0,1 0 0 0 0,0 0 0 0 0,-1-1 0 0 0,1 1 0 0 0,0-1-1 0 0,0 1 1 0 0,0-1 0 0 0,0 0 0 0 0,0 0 0 0 0,0 0 0 0 0,0-1 0 0 0,0 1-1 0 0,0-1 1 0 0,0 1 0 0 0,0-1 0 0 0,0 0 0 0 0,0 0 0 0 0,4-1-1 0 0,-1-1-1 0 0,-1 1 0 0 0,0-1 0 0 0,1 0 0 0 0,-1-1 0 0 0,0 0 0 0 0,0 1 0 0 0,0-1 0 0 0,-1-1 0 0 0,1 1 0 0 0,-1-1-1 0 0,0 0 1 0 0,0 0 0 0 0,4-5 0 0 0,12-15-21 0 0,-2-1 1 0 0,-1-1-1 0 0,-1-1 0 0 0,-1 0 1 0 0,12-32-1 0 0,48-151 77 0 0,-53 143 87 0 0,-22 128 853 0 0,-1-33-881 0 0,-1 3-12 0 0,1 0 1 0 0,8 60-1 0 0,-6-83-196 0 0,0-1 0 0 0,1 1 0 0 0,0-1 0 0 0,0 0 0 0 0,1 0 0 0 0,0 1 1 0 0,0-2-1 0 0,0 1 0 0 0,1 0 0 0 0,0-1 0 0 0,1 1 0 0 0,-1-1 0 0 0,1-1 0 0 0,1 1 0 0 0,-1-1 1 0 0,1 1-1 0 0,7 5 0 0 0,3-3-1956 0 0,2-3-6279 0 0</inkml:trace>
  <inkml:trace contextRef="#ctx0" brushRef="#br0" timeOffset="-1289.23">18033 4717 11055 0 0,'3'55'9115'0'0,"7"29"-5675"0"0,1 5-2596 0 0,-9-70-678 0 0,0 26 241 0 0,3-1 0 0 0,2 0-1 0 0,18 65 1 0 0,-23-104-366 0 0,0 1 1 0 0,1 0-1 0 0,-1-1 0 0 0,1 1 1 0 0,1-1-1 0 0,-1 0 0 0 0,1 0 0 0 0,0 0 1 0 0,0 0-1 0 0,0-1 0 0 0,7 6 1 0 0,-9-8-35 0 0,1-1 0 0 0,-1 1 0 0 0,1 0 0 0 0,0-1 0 0 0,0 0 0 0 0,-1 1 0 0 0,1-1 0 0 0,0 0 0 0 0,0-1 0 0 0,0 1 0 0 0,0 0 0 0 0,0-1 0 0 0,0 0 0 0 0,1 0 0 0 0,-1 0 0 0 0,0 0 0 0 0,0 0 0 0 0,0 0 0 0 0,0-1 0 0 0,0 0 0 0 0,0 1 0 0 0,0-1 0 0 0,5-2 0 0 0,-2 0 12 0 0,-1-1 0 0 0,0 1-1 0 0,0-1 1 0 0,0 0 0 0 0,0 0-1 0 0,0 0 1 0 0,-1-1 0 0 0,1 0 0 0 0,-1 0-1 0 0,-1 0 1 0 0,1 0 0 0 0,-1-1 0 0 0,0 1-1 0 0,0-1 1 0 0,3-8 0 0 0,3-10 163 0 0,-2-1 0 0 0,7-37 0 0 0,-12 52-140 0 0,23-130 452 0 0,3-14-1933 0 0,-4 52-7269 0 0,-17 77 889 0 0</inkml:trace>
  <inkml:trace contextRef="#ctx0" brushRef="#br0" timeOffset="-861.68">18717 4363 5063 0 0,'0'9'2126'0'0,"-1"0"0"0"0,0 0 0 0 0,-1 0 0 0 0,-4 16 0 0 0,-2-4-153 0 0,0 0 0 0 0,-14 24 0 0 0,-1-9-1041 0 0,-4 8-237 0 0,27-43-667 0 0,-1 0 1 0 0,1 0-1 0 0,0 0 0 0 0,0 0 0 0 0,0 0 1 0 0,1 1-1 0 0,-1-1 0 0 0,0 0 0 0 0,0 0 1 0 0,0 0-1 0 0,1 0 0 0 0,-1 0 0 0 0,1 0 1 0 0,-1 0-1 0 0,1 0 0 0 0,-1 0 0 0 0,1 0 1 0 0,-1-1-1 0 0,1 1 0 0 0,0 0 0 0 0,-1 0 0 0 0,1 0 1 0 0,0-1-1 0 0,0 1 0 0 0,0 0 0 0 0,0-1 1 0 0,0 1-1 0 0,-1-1 0 0 0,1 1 0 0 0,0-1 1 0 0,0 1-1 0 0,2-1 0 0 0,35 16 575 0 0,-36-15-563 0 0,4 1 37 0 0,13 5 220 0 0,2-1 0 0 0,-1 0-1 0 0,0-2 1 0 0,30 3 0 0 0,-44-6-288 0 0,-1-1 1 0 0,0 1-1 0 0,0 0 0 0 0,1 0 1 0 0,-1 1-1 0 0,0-1 0 0 0,0 1 1 0 0,-1 0-1 0 0,1 1 0 0 0,0-1 1 0 0,-1 1-1 0 0,1 0 0 0 0,-1 0 1 0 0,0 0-1 0 0,0 1 0 0 0,0-1 1 0 0,0 1-1 0 0,-1 0 0 0 0,1 0 1 0 0,-1 1-1 0 0,0-1 0 0 0,0 1 1 0 0,-1-1-1 0 0,1 1 0 0 0,-1 0 1 0 0,0 0-1 0 0,-1 0 0 0 0,1 0 1 0 0,-1 0-1 0 0,0 0 0 0 0,0 0 1 0 0,0 1-1 0 0,-1-1 0 0 0,0 0 1 0 0,0 8-1 0 0,-2 0-56 0 0,0 0 0 0 0,0 0 0 0 0,-1-1 0 0 0,-1 1 0 0 0,0-1 0 0 0,-7 14 0 0 0,-1-1-337 0 0,-27 41 1 0 0,33-56 225 0 0,-1-1-1 0 0,-1 0 0 0 0,1 0 1 0 0,-12 9-1 0 0,17-16 76 0 0,0 0 0 0 0,-1 0 0 0 0,0 0 0 0 0,0 0-1 0 0,1 0 1 0 0,-1 0 0 0 0,0-1 0 0 0,0 1 0 0 0,0-1 0 0 0,-1 0-1 0 0,1 0 1 0 0,0 0 0 0 0,0-1 0 0 0,-1 1 0 0 0,1-1 0 0 0,0 0 0 0 0,-1 0-1 0 0,1 0 1 0 0,-4 0 0 0 0,6 0 8 0 0,0-1 1 0 0,0 1-1 0 0,1 0 0 0 0,-1-1 0 0 0,0 1 1 0 0,0 0-1 0 0,0-1 0 0 0,1 1 0 0 0,-1-1 1 0 0,0 0-1 0 0,0 1 0 0 0,1-1 1 0 0,-1 0-1 0 0,0 1 0 0 0,1-1 0 0 0,-1 0 1 0 0,0-1-1 0 0,-4-7-932 0 0</inkml:trace>
  <inkml:trace contextRef="#ctx0" brushRef="#br0" timeOffset="-461.84">19082 4589 11055 0 0,'3'2'407'0'0,"0"0"0"0"0,0 0-1 0 0,0 0 1 0 0,0 0 0 0 0,0 0-1 0 0,1 0 1 0 0,-1-1 0 0 0,1 0-1 0 0,-1 0 1 0 0,1 0 0 0 0,-1 0 0 0 0,1 0-1 0 0,-1-1 1 0 0,1 1 0 0 0,0-1-1 0 0,-1 0 1 0 0,7-1 0 0 0,-5 0-107 0 0,0 0 0 0 0,0 0 0 0 0,0-1 0 0 0,-1 1 0 0 0,1-1 0 0 0,-1-1 0 0 0,1 1 0 0 0,-1-1 0 0 0,0 1 0 0 0,0-1 0 0 0,7-7 0 0 0,-5 5-211 0 0,-1 0-1 0 0,-1 0 0 0 0,1-1 0 0 0,-1 0 0 0 0,0 1 0 0 0,0-2 0 0 0,-1 1 1 0 0,0 0-1 0 0,0-1 0 0 0,0 1 0 0 0,-1-1 0 0 0,0 0 0 0 0,0 0 0 0 0,-1 0 1 0 0,1 0-1 0 0,-2 0 0 0 0,1 0 0 0 0,-1-11 0 0 0,0 17-87 0 0,0 0 1 0 0,0 1-1 0 0,0-1 0 0 0,0 0 1 0 0,0 1-1 0 0,0-1 0 0 0,-1 0 1 0 0,1 1-1 0 0,0-1 0 0 0,0 0 1 0 0,-1 1-1 0 0,1-1 0 0 0,0 0 1 0 0,0 1-1 0 0,-1-1 0 0 0,1 1 1 0 0,-1-1-1 0 0,1 1 0 0 0,-1-1 0 0 0,1 1 1 0 0,-1-1-1 0 0,1 1 0 0 0,-1-1 1 0 0,1 1-1 0 0,-1-1 0 0 0,1 1 1 0 0,-1 0-1 0 0,0-1 0 0 0,0 1 1 0 0,-1 0 2 0 0,1 0 0 0 0,0 0 0 0 0,0 1 1 0 0,0-1-1 0 0,-1 0 0 0 0,1 1 0 0 0,0-1 0 0 0,0 1 1 0 0,0-1-1 0 0,0 1 0 0 0,0 0 0 0 0,0-1 1 0 0,0 1-1 0 0,-2 2 0 0 0,-2 2 13 0 0,0 0 0 0 0,0 1 0 0 0,0-1 0 0 0,-5 11 0 0 0,-2 6 51 0 0,1 0 1 0 0,1 1-1 0 0,2 0 0 0 0,0 0 1 0 0,-6 32-1 0 0,11-41-25 0 0,1 0 0 0 0,1-1-1 0 0,0 1 1 0 0,1 0 0 0 0,0 1-1 0 0,1-1 1 0 0,1-1 0 0 0,0 1 0 0 0,0 0-1 0 0,9 24 1 0 0,-8-32-6 0 0,0 1 1 0 0,0-1-1 0 0,0 0 0 0 0,1-1 0 0 0,-1 1 1 0 0,10 9-1 0 0,-11-12-61 0 0,0-1 0 0 0,1 0 0 0 0,-1 0 0 0 0,1 0 0 0 0,-1 0 1 0 0,1-1-1 0 0,0 1 0 0 0,-1-1 0 0 0,1 0 0 0 0,0 1 0 0 0,0-1 0 0 0,0 0 0 0 0,0-1 0 0 0,0 1 1 0 0,0 0-1 0 0,6-1 0 0 0,-3 1-57 0 0,22-7-676 0 0,29-13 323 0 0,-42 14-1469 0 0</inkml:trace>
  <inkml:trace contextRef="#ctx0" brushRef="#br0">19872 3801 6447 0 0,'-11'32'9911'0'0,"8"3"-5268"0"0,6 39-2689 0 0,0-45-802 0 0,4 87 238 0 0,10 131 539 0 0,-9-179-1490 0 0,26 105-1 0 0,-33-171-449 0 0,2 11-167 0 0,0 1 0 0 0,1-1 1 0 0,1 0-1 0 0,0 0 0 0 0,1 0 0 0 0,0-1 1 0 0,16 23-1 0 0,-22-34 119 0 0,1 0 1 0 0,-1-1-1 0 0,1 1 1 0 0,-1-1-1 0 0,0 1 1 0 0,1-1-1 0 0,-1 1 1 0 0,1-1-1 0 0,-1 1 0 0 0,1-1 1 0 0,0 1-1 0 0,-1-1 1 0 0,1 0-1 0 0,-1 1 1 0 0,1-1-1 0 0,0 0 1 0 0,-1 0-1 0 0,1 0 1 0 0,0 1-1 0 0,-1-1 1 0 0,1 0-1 0 0,0 0 1 0 0,-1 0-1 0 0,1 0 0 0 0,0 0 1 0 0,-1 0-1 0 0,1 0 1 0 0,0 0-1 0 0,-1 0 1 0 0,1 0-1 0 0,0-1 1 0 0,0 1-1 0 0,1-1-48 0 0,-1-1 0 0 0,0 1-1 0 0,0 0 1 0 0,0 0 0 0 0,0-1 0 0 0,0 1-1 0 0,0-1 1 0 0,-1 1 0 0 0,1-1-1 0 0,0 1 1 0 0,-1-1 0 0 0,2-2 0 0 0,0-7-214 0 0,0 0 0 0 0,0 0 0 0 0,0-11 0 0 0,-5-51-407 0 0,1 41 863 0 0,2-35-1 0 0,1 58 56 0 0,0 1-1 0 0,0 0 0 0 0,1 0 1 0 0,0 0-1 0 0,0 0 1 0 0,0 0-1 0 0,1 0 0 0 0,1 1 1 0 0,4-10-1 0 0,-6 15-100 0 0,0 1-1 0 0,0-1 1 0 0,-1 0 0 0 0,1 1-1 0 0,0 0 1 0 0,0-1-1 0 0,0 1 1 0 0,0 0 0 0 0,1 0-1 0 0,-1 0 1 0 0,0 1-1 0 0,0-1 1 0 0,1 0-1 0 0,-1 1 1 0 0,0-1 0 0 0,1 1-1 0 0,-1 0 1 0 0,1 0-1 0 0,-1 0 1 0 0,0 0 0 0 0,1 0-1 0 0,-1 1 1 0 0,0-1-1 0 0,5 2 1 0 0,3 0 116 0 0,0 1 0 0 0,0 0-1 0 0,-1 0 1 0 0,15 8 0 0 0,-20-9-163 0 0,0 0 0 0 0,-1 0 0 0 0,1 1 0 0 0,0 0 0 0 0,-1 0 1 0 0,1 0-1 0 0,-1 0 0 0 0,0 0 0 0 0,0 1 0 0 0,-1-1 0 0 0,1 1 0 0 0,-1 0 0 0 0,1 0 1 0 0,-1 0-1 0 0,2 5 0 0 0,-2-3-15 0 0,-1 1 1 0 0,1-1 0 0 0,-1 1-1 0 0,0 0 1 0 0,-1-1 0 0 0,1 1-1 0 0,-1 0 1 0 0,-1-1-1 0 0,-1 10 1 0 0,-1 2-7 0 0,-2 0-1 0 0,0-1 1 0 0,-1 0 0 0 0,-1 0-1 0 0,-1 0 1 0 0,-16 26-1 0 0,16-30-15 0 0,-1-1 0 0 0,0 0-1 0 0,-19 18 1 0 0,22-24-15 0 0,0-1 0 0 0,0 0 1 0 0,-1 0-1 0 0,0 0 0 0 0,0 0 0 0 0,-1-1 1 0 0,1 0-1 0 0,-9 3 0 0 0,14-7-45 0 0,0 1 0 0 0,0-1 0 0 0,0 0 0 0 0,1 1 0 0 0,-1-1 1 0 0,0 0-1 0 0,0 0 0 0 0,0 0 0 0 0,0 0 0 0 0,1-1 0 0 0,-1 1 0 0 0,0 0 0 0 0,0-1 0 0 0,1 1 0 0 0,-1-1 0 0 0,0 0 0 0 0,0 0 1 0 0,-2-1-1 0 0,1 0-29 0 0,0 0 0 0 0,1-1 0 0 0,-1 1 0 0 0,1-1 0 0 0,-1 1 0 0 0,1-1 0 0 0,0 0 0 0 0,0 0 0 0 0,-2-4 0 0 0,1 0-92 0 0,0 1-1 0 0,0-1 0 0 0,0 0 0 0 0,1 0 1 0 0,0 0-1 0 0,1 0 0 0 0,0 0 1 0 0,-1-15-1 0 0,9-26-2286 0 0,0 21-5505 0 0</inkml:trace>
  <inkml:trace contextRef="#ctx0" brushRef="#br0" timeOffset="371.27">20349 4133 11975 0 0,'-9'25'3377'0'0,"2"0"0"0"0,-9 47 0 0 0,12-52-3586 0 0,1-4 482 0 0,1 1 0 0 0,1-1 1 0 0,0 1-1 0 0,1-1 0 0 0,1 1 1 0 0,5 26-1 0 0,-4-33-171 0 0,0 0 0 0 0,1 0-1 0 0,0-1 1 0 0,0 1 0 0 0,1-1 0 0 0,1 0-1 0 0,0 0 1 0 0,0 0 0 0 0,0-1 0 0 0,1 1-1 0 0,14 14 1 0 0,-16-20-78 0 0,1 1 1 0 0,-1-1-1 0 0,1 0 1 0 0,0 0-1 0 0,0 0 0 0 0,0-1 1 0 0,0 0-1 0 0,1 0 0 0 0,-1 0 1 0 0,0 0-1 0 0,1-1 0 0 0,0 0 1 0 0,-1 0-1 0 0,1-1 1 0 0,0 1-1 0 0,-1-1 0 0 0,1-1 1 0 0,0 1-1 0 0,-1-1 0 0 0,7-1 1 0 0,-5 0-11 0 0,1 1 0 0 0,-1-2 0 0 0,0 1 1 0 0,1-1-1 0 0,-1 0 0 0 0,0-1 0 0 0,-1 1 1 0 0,1-2-1 0 0,-1 1 0 0 0,1-1 0 0 0,-1 1 1 0 0,-1-2-1 0 0,1 1 0 0 0,6-8 0 0 0,-5 2-2 0 0,1 0 0 0 0,-1-1 0 0 0,-1 0 0 0 0,0 0 0 0 0,6-20 0 0 0,-10 24-7 0 0,1 1-1 0 0,-2 0 1 0 0,1-1 0 0 0,-1 1 0 0 0,0 0-1 0 0,-1-1 1 0 0,0 0 0 0 0,0 1-1 0 0,0-1 1 0 0,-1 1 0 0 0,-3-13-1 0 0,2 15 7 0 0,0 0-1 0 0,0 1 1 0 0,0-1-1 0 0,0 1 0 0 0,-1 0 1 0 0,0 0-1 0 0,0 0 0 0 0,0 0 1 0 0,0 0-1 0 0,0 0 1 0 0,-1 1-1 0 0,0 0 0 0 0,-6-5 1 0 0,3 4 7 0 0,0-1 1 0 0,-1 2 0 0 0,0-1 0 0 0,0 1 0 0 0,1 0 0 0 0,-2 1 0 0 0,-11-3 0 0 0,2 3-71 0 0,0 0 1 0 0,0 1 0 0 0,1 1 0 0 0,-1 0-1 0 0,0 1 1 0 0,-35 8 0 0 0,22 4-578 0 0,31-13 563 0 0,-1 0-1 0 0,1 0 1 0 0,-1 0 0 0 0,1 1-1 0 0,0-1 1 0 0,-1 0-1 0 0,1 0 1 0 0,-1 1 0 0 0,1-1-1 0 0,0 0 1 0 0,-1 1-1 0 0,1-1 1 0 0,0 1 0 0 0,0-1-1 0 0,-1 0 1 0 0,1 1-1 0 0,0-1 1 0 0,0 1 0 0 0,-1-1-1 0 0,1 1 1 0 0,0-1 0 0 0,0 1-1 0 0,0 0-81 0 0,1-1-1 0 0,-1 1 1 0 0,1-1-1 0 0,-1 1 1 0 0,1-1 0 0 0,-1 1-1 0 0,1-1 1 0 0,0 0-1 0 0,-1 1 1 0 0,1-1-1 0 0,0 0 1 0 0,-1 1-1 0 0,1-1 1 0 0,0 0 0 0 0,-1 0-1 0 0,1 0 1 0 0,0 0-1 0 0,-1 0 1 0 0,1 1-1 0 0,0-1 1 0 0,1-1 0 0 0,8 2-7270 0 0</inkml:trace>
  <inkml:trace contextRef="#ctx0" brushRef="#br0" timeOffset="778.72">20808 3440 9215 0 0,'0'0'392'0'0,"1"0"-1"0"0,-1 0 1 0 0,1-1-1 0 0,-1 1 1 0 0,1 0-1 0 0,0 0 1 0 0,-1 0-1 0 0,1 0 0 0 0,-1 0 1 0 0,1 0-1 0 0,-1 0 1 0 0,1 0-1 0 0,-1 0 1 0 0,1 0-1 0 0,-1 0 1 0 0,1 1-1 0 0,-1-1 1 0 0,1 0-1 0 0,-1 0 0 0 0,1 0 1 0 0,-1 1-1 0 0,1-1 1 0 0,-1 0-1 0 0,1 1 1 0 0,0 0-1 0 0,11 14 2985 0 0,5 24-1899 0 0,-7 1-787 0 0,-3 0 0 0 0,0 0 0 0 0,-3 1 0 0 0,-1 46 0 0 0,1-6-147 0 0,1 3-123 0 0,11 123 231 0 0,-10-160-740 0 0,2 1 1 0 0,19 59-1 0 0,-24-96-206 0 0,2 1-1 0 0,8 17 0 0 0,-11-25 98 0 0,0 0-1 0 0,1-1 1 0 0,0 1 0 0 0,-1 0-1 0 0,1-1 1 0 0,1 1 0 0 0,-1-1-1 0 0,0 0 1 0 0,1 0-1 0 0,4 3 1 0 0,-7-6 88 0 0,-1 0 1 0 0,1 1-1 0 0,0-1 0 0 0,0 0 1 0 0,0 1-1 0 0,-1-1 0 0 0,1 0 1 0 0,0 0-1 0 0,0 0 0 0 0,0 0 1 0 0,0 0-1 0 0,-1 0 0 0 0,1 0 1 0 0,0 0-1 0 0,0 0 0 0 0,0 0 1 0 0,0-1-1 0 0,-1 1 0 0 0,1 0 0 0 0,0-1 1 0 0,0 1-1 0 0,-1 0 0 0 0,1-1 1 0 0,0 1-1 0 0,0-1 0 0 0,-1 1 1 0 0,1-1-1 0 0,0 1 0 0 0,-1-1 1 0 0,1 1-1 0 0,-1-1 0 0 0,1 0 1 0 0,-1 1-1 0 0,1-1 0 0 0,-1 0 1 0 0,1 0-1 0 0,-1-1 0 0 0,4-5-7818 0 0</inkml:trace>
  <inkml:trace contextRef="#ctx0" brushRef="#br0" timeOffset="779.72">20724 4012 15199 0 0,'0'2'197'0'0,"-1"-1"-1"0"0,1 1 1 0 0,-1 0-1 0 0,1 0 1 0 0,0-1-1 0 0,-1 1 1 0 0,1 0-1 0 0,0 0 1 0 0,0 0-1 0 0,1-1 1 0 0,-1 1 0 0 0,0 0-1 0 0,1 0 1 0 0,-1-1-1 0 0,1 1 1 0 0,-1 0-1 0 0,1-1 1 0 0,0 1-1 0 0,1 2 1 0 0,-1-2 31 0 0,1 0 0 0 0,0 1 1 0 0,0-1-1 0 0,1 0 0 0 0,-1 0 1 0 0,0 0-1 0 0,1-1 0 0 0,-1 1 1 0 0,1 0-1 0 0,0-1 0 0 0,2 2 1 0 0,2 0-8 0 0,0 0-1 0 0,0-1 1 0 0,0 1 0 0 0,0-1 0 0 0,0-1-1 0 0,0 1 1 0 0,1-1 0 0 0,-1-1 0 0 0,0 1 0 0 0,1-1-1 0 0,13-2 1 0 0,35-2 124 0 0,-42 4-129 0 0,1-5-58 0 0,44-13-13 0 0,-44 14-57 0 0,-2-4-235 0 0,37-23-99 0 0,-38 23-18 0 0,0-4-58 0 0,35-41-212 0 0,-22 19-89 0 0</inkml:trace>
  <inkml:trace contextRef="#ctx0" brushRef="#br0" timeOffset="1197.15">21239 3305 6447 0 0,'-7'18'4021'0'0,"1"0"0"0"0,-4 21 0 0 0,0 41 568 0 0,6 81-4193 0 0,4-114 625 0 0,12 498 849 0 0,-12-537-1883 0 0,0 2-30 0 0,0 0 0 0 0,1 1 0 0 0,0-1 0 0 0,1 0 1 0 0,0 0-1 0 0,0 0 0 0 0,1 0 0 0 0,0 0 0 0 0,9 16 0 0 0,-12-26 32 0 0,0 0-1 0 0,0 1 0 0 0,0-1 1 0 0,0 0-1 0 0,1 0 0 0 0,-1 0 0 0 0,0 0 1 0 0,0 1-1 0 0,0-1 0 0 0,0 0 0 0 0,0 0 1 0 0,1 0-1 0 0,-1 0 0 0 0,0 0 1 0 0,0 0-1 0 0,0 0 0 0 0,0 1 0 0 0,1-1 1 0 0,-1 0-1 0 0,0 0 0 0 0,0 0 0 0 0,0 0 1 0 0,1 0-1 0 0,-1 0 0 0 0,0 0 1 0 0,0 0-1 0 0,0 0 0 0 0,1 0 0 0 0,-1 0 1 0 0,0 0-1 0 0,0 0 0 0 0,0 0 0 0 0,1 0 1 0 0,-1 0-1 0 0,0 0 0 0 0,1-1 1 0 0,5-6-174 0 0,4-16 66 0 0,-9 21 79 0 0,52-173-130 0 0,-39 122 416 0 0,2 0 1 0 0,2 1-1 0 0,32-63 1 0 0,-48 111 194 0 0,7-5-194 0 0,28-25 1 0 0,-36 33-232 0 0,-1 0 0 0 0,1 1 0 0 0,0-1-1 0 0,0 1 1 0 0,-1-1 0 0 0,1 1 0 0 0,0-1 0 0 0,0 1-1 0 0,0-1 1 0 0,0 1 0 0 0,0 0 0 0 0,0-1 0 0 0,-1 1 0 0 0,1 0-1 0 0,0 0 1 0 0,0 0 0 0 0,0 0 0 0 0,0 0 0 0 0,0 0-1 0 0,0 0 1 0 0,0 0 0 0 0,0 0 0 0 0,0 0 0 0 0,0 0-1 0 0,0 1 1 0 0,0-1 0 0 0,0 0 0 0 0,-1 1 0 0 0,1-1 0 0 0,0 1-1 0 0,0-1 1 0 0,0 1 0 0 0,0-1 0 0 0,1 2 0 0 0,0 1 44 0 0,0-1 1 0 0,0 1-1 0 0,0 0 0 0 0,0 0 1 0 0,0 0-1 0 0,2 5 1 0 0,-3-6-22 0 0,6 16 127 0 0,0 0 0 0 0,-1 0-1 0 0,-1 1 1 0 0,5 32 0 0 0,3 80 101 0 0,-12-114-259 0 0,3 63 70 0 0,10 89-337 0 0,-7-150-422 0 0,-6-19 627 0 0,-1 0 0 0 0,0 1 0 0 0,0-1 1 0 0,0 0-1 0 0,0 0 0 0 0,1 1 0 0 0,-1-1 0 0 0,0 0 0 0 0,0 0 1 0 0,1 0-1 0 0,-1 1 0 0 0,0-1 0 0 0,0 0 0 0 0,1 0 1 0 0,-1 0-1 0 0,0 0 0 0 0,1 0 0 0 0,-1 0 0 0 0,0 1 1 0 0,1-1-1 0 0,-1 0 0 0 0,0 0 0 0 0,0 0 0 0 0,1 0 0 0 0,-1 0 1 0 0,0 0-1 0 0,1 0 0 0 0,-1 0 0 0 0,0 0 0 0 0,1-1 1 0 0,-1 1-1 0 0,0 0 0 0 0,1 0 0 0 0,-1 0 0 0 0,0 0 1 0 0,0 0-1 0 0,1 0 0 0 0,-1-1 0 0 0,0 1 0 0 0,0 0 0 0 0,1 0 1 0 0,-1 0-1 0 0,0-1 0 0 0,0 1 0 0 0,1 0 0 0 0,-1 0 1 0 0,0-1-1 0 0,0 1 0 0 0,0 0 0 0 0,0 0 0 0 0,0-1 1 0 0,1 1-1 0 0,-1 0 0 0 0,0-1 0 0 0,0 1 0 0 0,0 0 0 0 0,0-1 1 0 0,0 1-1 0 0,3-5-677 0 0</inkml:trace>
  <inkml:trace contextRef="#ctx0" brushRef="#br0" timeOffset="156759.54">860 3063 5063 0 0,'-5'0'1010'0'0,"-1"-1"-1"0"0,1 0 1 0 0,-1-1-1 0 0,1 1 1 0 0,0-1-1 0 0,0 0 0 0 0,-1 0 1 0 0,1-1-1 0 0,1 1 1 0 0,-8-6-1 0 0,7 5-394 0 0,0 0 0 0 0,-1 0 0 0 0,1 0 0 0 0,-1 0 0 0 0,0 1 0 0 0,0 0 0 0 0,-12-2 0 0 0,4 3-248 0 0,1 2-1 0 0,-1 0 0 0 0,1 0 1 0 0,-25 7-1 0 0,19-4-62 0 0,-29 3 0 0 0,5-5-19 0 0,-1 2 0 0 0,2 2 0 0 0,-1 2-1 0 0,1 2 1 0 0,0 2 0 0 0,1 1 0 0 0,0 3 0 0 0,1 1-1 0 0,-44 26 1 0 0,71-36-204 0 0,0 1 0 0 0,1 1 0 0 0,-1 0 0 0 0,-19 19 0 0 0,29-24-63 0 0,-1 1 0 0 0,0-1 0 0 0,1 1 0 0 0,0 0 0 0 0,0 0 0 0 0,1 1 0 0 0,-1-1 0 0 0,1 0 0 0 0,0 1 0 0 0,1-1 0 0 0,-1 1 0 0 0,1 0 0 0 0,0-1 0 0 0,1 1 0 0 0,-1 10 0 0 0,2 7-15 0 0,0 0 0 0 0,2-1-1 0 0,6 26 1 0 0,-6-35-1 0 0,0-1-1 0 0,1 1 1 0 0,1-1-1 0 0,0 0 1 0 0,0 0-1 0 0,15 21 1 0 0,-14-25 50 0 0,1-1-1 0 0,1 0 1 0 0,-1 0 0 0 0,1 0 0 0 0,1-1 0 0 0,-1 0 0 0 0,1-1-1 0 0,0 0 1 0 0,18 7 0 0 0,-5-3 102 0 0,0-1 0 0 0,46 9 0 0 0,-64-16-89 0 0,10 1-1 0 0,41 7 0 0 0,-42-6 64 0 0,4 0-64 0 0,123 21 131 0 0,-76-10-38 0 0,-19-6-92 0 0,34 1 14 0 0,23 0 70 0 0,-46-5-63 0 0,-42-3 47 0 0,3 1-69 0 0,4 0-42 0 0,58 8 89 0 0,16 4-4 0 0,-61-10-31 0 0,42 5 0 0 0,9-6 0 0 0,-61-3-43 0 0,-8 0 56 0 0,0-1-1 0 0,24-4 1 0 0,-19 4 52 0 0,59-11 1359 0 0,-18 1-1037 0 0,-46 8-578 0 0,-1 0-254 0 0,77-13-410 0 0,0-3 792 0 0,-88 18 61 0 0,10 0-20 0 0,77-12 48 0 0,-71 10-30 0 0,27-3 4 0 0,5 5 2 0 0,16-5 576 0 0,97-20-1 0 0,-145 20-653 0 0,0-1 0 0 0,0-1 0 0 0,-1-1 0 0 0,0-1 0 0 0,0 0 0 0 0,-1-1 0 0 0,-1-1 0 0 0,0-1 0 0 0,-1 0 0 0 0,0-1 0 0 0,22-26 0 0 0,-35 36 0 0 0,0 1 0 0 0,0-1 0 0 0,-1 0 0 0 0,1 0 0 0 0,-1 0 0 0 0,0 0 0 0 0,0 0 0 0 0,0 0 0 0 0,-1-1 0 0 0,1 1 0 0 0,-1 0 0 0 0,0-1 0 0 0,-1 0 0 0 0,1 1 0 0 0,-1-1 0 0 0,0 1 0 0 0,0-1 0 0 0,0 0 0 0 0,0 1 0 0 0,-1-1 0 0 0,0 1 0 0 0,0-1 0 0 0,0 1 0 0 0,-1-1 0 0 0,-1-3 0 0 0,-1 1 0 0 0,1 0 0 0 0,-1 0 0 0 0,-1 1 0 0 0,1 0 0 0 0,-1 0 0 0 0,0 0 0 0 0,-1 1 0 0 0,1 0 0 0 0,-1 0 0 0 0,0 0 0 0 0,0 0 0 0 0,-1 1 0 0 0,1 0 0 0 0,-11-4 0 0 0,-27-9 0 0 0,0 2 0 0 0,-53-11 0 0 0,22 6 0 0 0,-78-35 0 0 0,-3-2 0 0 0,62 29 0 0 0,-103-24 0 0 0,169 47 0 0 0,9 1 0 0 0,-1 1 0 0 0,0 1 0 0 0,-23-1 0 0 0,-67 10 0 0 0,56-3 0 0 0,-108-5 0 0 0,79-3 0 0 0,-105 6 0 0 0,141 0 0 0 0,-129-6 0 0 0,170 3 4 0 0,4 1-6 0 0,1-1 0 0 0,0 1 0 0 0,0 0 0 0 0,-1-1-1 0 0,1 1 1 0 0,0 0 0 0 0,0 0 0 0 0,-1 0 0 0 0,1 0 0 0 0,0 0 0 0 0,0 0-1 0 0,-1 0 1 0 0,1 0 0 0 0,0 1 0 0 0,0-1 0 0 0,-1 0 0 0 0,1 1-1 0 0,0-1 1 0 0,0 1 0 0 0,0 0 0 0 0,0-1 0 0 0,-2 2 0 0 0,3-1-44 0 0,0-1 1 0 0,0 1 0 0 0,0-1-1 0 0,0 1 1 0 0,1-1 0 0 0,-1 1-1 0 0,0 0 1 0 0,0-1 0 0 0,0 1-1 0 0,1-1 1 0 0,-1 1-1 0 0,0-1 1 0 0,1 0 0 0 0,-1 1-1 0 0,0-1 1 0 0,1 1 0 0 0,-1-1-1 0 0,1 1 1 0 0,-1-1 0 0 0,1 0-1 0 0,-1 1 1 0 0,1-1 0 0 0,-1 0-1 0 0,1 0 1 0 0,-1 1 0 0 0,1-1-1 0 0,-1 0 1 0 0,1 0 0 0 0,-1 0-1 0 0,1 0 1 0 0,0 1 0 0 0,20 5-1199 0 0,-21-6 1141 0 0,9 2-424 0 0,0 0 0 0 0,-1-1-1 0 0,1 0 1 0 0,0-1-1 0 0,0 0 1 0 0,-1 0 0 0 0,13-3-1 0 0,14-4-6951 0 0,-9 0-388 0 0</inkml:trace>
  <inkml:trace contextRef="#ctx0" brushRef="#br0" timeOffset="157348.8">1868 2968 9671 0 0,'-20'16'1062'0'0,"10"-7"1309"0"0,0-1 0 0 0,0-1 0 0 0,-22 13 0 0 0,32-20-2325 0 0,-1 0 0 0 0,1 0 0 0 0,0 0 0 0 0,0 0 0 0 0,0 1 0 0 0,-1-1 0 0 0,1 0 0 0 0,0 0 0 0 0,0 0 0 0 0,0 0 0 0 0,-1 0 0 0 0,1 0 0 0 0,0 0 0 0 0,0 0 0 0 0,-1 0 1 0 0,1 0-1 0 0,0 0 0 0 0,0 0 0 0 0,-1 0 0 0 0,1 0 0 0 0,0 0 0 0 0,0 0 0 0 0,-1 0 0 0 0,1 0 0 0 0,0 0 0 0 0,0 0 0 0 0,-1 0 0 0 0,1 0 0 0 0,0 0 0 0 0,0 0 0 0 0,-1-1 0 0 0,1 1 1 0 0,0 0-1 0 0,0 0 0 0 0,0 0 0 0 0,-1 0 0 0 0,1-1 0 0 0,0 1 0 0 0,0 0 0 0 0,0 0 0 0 0,0 0 0 0 0,0-1 0 0 0,-1 1 0 0 0,1 0 0 0 0,2-15 723 0 0,11-18-401 0 0,-12 33-310 0 0,14-31 378 0 0,2 2 0 0 0,1 0 0 0 0,2 2-1 0 0,37-43 1 0 0,107-85 1161 0 0,-158 150-1559 0 0,24-22 293 0 0,1 2 0 0 0,2 0 1 0 0,68-38-1 0 0,-60 43-69 0 0,47-21 300 0 0,-86 40-548 0 0,-1 0-1 0 0,1 1 0 0 0,-1-1 1 0 0,1 0-1 0 0,0 1 1 0 0,-1 0-1 0 0,1-1 1 0 0,0 1-1 0 0,-1 0 1 0 0,1 0-1 0 0,0 0 1 0 0,0 0-1 0 0,-1 0 1 0 0,1 0-1 0 0,0 1 1 0 0,-1-1-1 0 0,1 0 1 0 0,0 1-1 0 0,-1-1 1 0 0,1 1-1 0 0,0 0 0 0 0,-1 0 1 0 0,1 0-1 0 0,-1-1 1 0 0,0 1-1 0 0,1 0 1 0 0,-1 1-1 0 0,0-1 1 0 0,1 0-1 0 0,-1 0 1 0 0,0 1-1 0 0,0-1 1 0 0,0 0-1 0 0,0 1 1 0 0,0-1-1 0 0,0 1 1 0 0,0 2-1 0 0,33-21-4753 0 0,-25 12 3912 0 0</inkml:trace>
  <inkml:trace contextRef="#ctx0" brushRef="#br0" timeOffset="157890.07">2960 2292 8751 0 0,'0'0'80'0'0,"-1"-1"0"0"0,0 1 0 0 0,0 0 0 0 0,1-1 0 0 0,-1 1-1 0 0,0 0 1 0 0,1 0 0 0 0,-1 0 0 0 0,0 0 0 0 0,0 0 0 0 0,1 0-1 0 0,-1 0 1 0 0,0 0 0 0 0,0 0 0 0 0,1 0 0 0 0,-1 0 0 0 0,0 0-1 0 0,1 1 1 0 0,-1-1 0 0 0,0 0 0 0 0,1 0 0 0 0,-1 1 0 0 0,0-1-1 0 0,0 1 1 0 0,-16 16 3421 0 0,14-13-2943 0 0,1 0-1 0 0,-1 1 0 0 0,1-1 1 0 0,0 0-1 0 0,0 0 0 0 0,1 1 1 0 0,0-1-1 0 0,-2 8 1 0 0,0 21 1053 0 0,1-22-1235 0 0,1 0 0 0 0,0 0 0 0 0,0 0 0 0 0,1 0 0 0 0,1 1 0 0 0,0-1 0 0 0,1 0 0 0 0,3 15 0 0 0,2-89 875 0 0,-5 35-1144 0 0,3-32 41 0 0,-4 55-97 0 0,0-1-1 0 0,0 1 1 0 0,1 0 0 0 0,-1 0 0 0 0,1 0 0 0 0,1 0-1 0 0,-1 0 1 0 0,5-7 0 0 0,-6 11-33 0 0,1-1-1 0 0,-1 1 1 0 0,1 0-1 0 0,0 0 1 0 0,-1-1-1 0 0,1 1 1 0 0,0 0-1 0 0,-1 0 0 0 0,1 1 1 0 0,0-1-1 0 0,0 0 1 0 0,0 1-1 0 0,0-1 1 0 0,2 0-1 0 0,32-3-11 0 0,-16 2-119 0 0,-14 2-305 0 0,0-1 1 0 0,0 1 0 0 0,0-1-1 0 0,0 2 1 0 0,-1-1 0 0 0,1 1-1 0 0,0 0 1 0 0,0 0 0 0 0,-1 0-1 0 0,1 1 1 0 0,10 4 0 0 0,-10-4-7330 0 0</inkml:trace>
  <inkml:trace contextRef="#ctx0" brushRef="#br0" timeOffset="158279.15">3153 2345 1839 0 0,'1'2'535'0'0,"0"0"0"0"0,0 0-1 0 0,0 0 1 0 0,0 0 0 0 0,0 0-1 0 0,1 0 1 0 0,-1 0 0 0 0,1 0-1 0 0,0-1 1 0 0,-1 1 0 0 0,1-1-1 0 0,0 1 1 0 0,0-1 0 0 0,0 0-1 0 0,0 0 1 0 0,0 0 0 0 0,0 0-1 0 0,0 0 1 0 0,0 0 0 0 0,1 0-1 0 0,3 0 1 0 0,-2-1-46 0 0,-1 0 0 0 0,1 0 0 0 0,0 0 0 0 0,0-1 0 0 0,-1 0 0 0 0,1 1 0 0 0,0-1-1 0 0,-1-1 1 0 0,1 1 0 0 0,-1 0 0 0 0,1-1 0 0 0,3-2 0 0 0,5-4-121 0 0,-1 0 0 0 0,-1 0 0 0 0,1-1 1 0 0,-1 0-1 0 0,-1-1 0 0 0,13-15 0 0 0,-22 24-366 0 0,1 1 1 0 0,0-1-1 0 0,-1 0 0 0 0,1 1 1 0 0,-1-1-1 0 0,0 0 0 0 0,1 0 1 0 0,-1 1-1 0 0,1-1 0 0 0,-1 0 1 0 0,0 0-1 0 0,0 0 0 0 0,1 0 1 0 0,-1 1-1 0 0,0-1 0 0 0,0 0 1 0 0,0 0-1 0 0,0 0 0 0 0,0 0 1 0 0,0 1-1 0 0,0-1 0 0 0,0 0 0 0 0,-1 0 1 0 0,1 0-1 0 0,0 0 0 0 0,0 1 1 0 0,-1-1-1 0 0,1-1 0 0 0,-1 1 6 0 0,0 1 0 0 0,0-1-1 0 0,1 1 1 0 0,-1-1 0 0 0,0 1 0 0 0,0-1-1 0 0,0 1 1 0 0,1 0 0 0 0,-1 0-1 0 0,0-1 1 0 0,0 1 0 0 0,0 0-1 0 0,0 0 1 0 0,0 0 0 0 0,0 0 0 0 0,0 0-1 0 0,0 0 1 0 0,1 0 0 0 0,-1 0-1 0 0,0 0 1 0 0,0 0 0 0 0,0 0-1 0 0,0 1 1 0 0,0-1 0 0 0,0 0-1 0 0,1 1 1 0 0,-2 0 0 0 0,-3 1 23 0 0,1 0-1 0 0,-1 1 1 0 0,1-1 0 0 0,0 1 0 0 0,0 0 0 0 0,0 1-1 0 0,0-1 1 0 0,1 1 0 0 0,-1-1 0 0 0,1 1 0 0 0,0 0-1 0 0,0 0 1 0 0,0 1 0 0 0,0-1 0 0 0,1 0 0 0 0,0 1-1 0 0,0 0 1 0 0,0-1 0 0 0,1 1 0 0 0,-2 7-1 0 0,1-5 14 0 0,1 0-1 0 0,0 0 0 0 0,1 0 1 0 0,-1 1-1 0 0,1-1 0 0 0,1 0 1 0 0,-1 0-1 0 0,1 0 0 0 0,1 0 1 0 0,-1 0-1 0 0,1 0 0 0 0,0 0 1 0 0,6 11-1 0 0,-6-16-58 0 0,-1 1-1 0 0,0-1 0 0 0,1 0 1 0 0,0 0-1 0 0,-1 0 1 0 0,1 0-1 0 0,0-1 0 0 0,0 1 1 0 0,0 0-1 0 0,0-1 1 0 0,1 1-1 0 0,-1-1 0 0 0,0 0 1 0 0,1 0-1 0 0,-1 0 1 0 0,0 0-1 0 0,1 0 0 0 0,-1 0 1 0 0,5 0-1 0 0,-2 0-40 0 0,1-1 0 0 0,-1 0 0 0 0,1 0 0 0 0,-1 0 0 0 0,1-1 0 0 0,-1 1 0 0 0,11-4 0 0 0,-2 1-377 0 0,21-9-2787 0 0,-22 5-3943 0 0</inkml:trace>
  <inkml:trace contextRef="#ctx0" brushRef="#br0" timeOffset="158643.43">3702 2197 4231 0 0,'7'-14'510'0'0,"-1"0"-1"0"0,7-19 1 0 0,-8 17 2580 0 0,5-32-1 0 0,-9 47-2900 0 0,-1 0 0 0 0,0 0 0 0 0,0 1-1 0 0,0-1 1 0 0,0 0 0 0 0,1 0 0 0 0,-1 0-1 0 0,0 0 1 0 0,0 0 0 0 0,-1 0 0 0 0,1 0-1 0 0,0 1 1 0 0,0-1 0 0 0,0 0 0 0 0,-1 0-1 0 0,1 0 1 0 0,0 0 0 0 0,-1 0 0 0 0,1 1-1 0 0,0-1 1 0 0,-2-1 0 0 0,1 2-50 0 0,1 0 1 0 0,-1-1-1 0 0,1 1 0 0 0,-1 0 1 0 0,0 0-1 0 0,1 0 1 0 0,-1 0-1 0 0,0 0 1 0 0,1 0-1 0 0,-1 0 0 0 0,0 0 1 0 0,1 1-1 0 0,-1-1 1 0 0,0 0-1 0 0,1 0 1 0 0,-1 0-1 0 0,1 1 0 0 0,-1-1 1 0 0,0 0-1 0 0,1 1 1 0 0,-2 0-1 0 0,-31 28 2680 0 0,30-26-2783 0 0,-6 6 230 0 0,0 0 0 0 0,0 0 0 0 0,1 1 0 0 0,0 1-1 0 0,1-1 1 0 0,0 1 0 0 0,0 1 0 0 0,-4 11 0 0 0,8-14-224 0 0,0 0-1 0 0,1 1 1 0 0,0-1 0 0 0,0 0-1 0 0,1 1 1 0 0,0-1 0 0 0,1 1-1 0 0,0-1 1 0 0,1 1 0 0 0,0 0-1 0 0,0-1 1 0 0,3 11 0 0 0,5 11 167 0 0,2 0 0 0 0,16 36 0 0 0,-11-31-162 0 0,3 15-1047 0 0,-15-48-44 0 0,-1-9-159 0 0,0-9-2516 0 0,-4 8-3147 0 0</inkml:trace>
  <inkml:trace contextRef="#ctx0" brushRef="#br0" timeOffset="158985.19">3518 2419 919 0 0,'-1'0'332'0'0,"1"0"-1"0"0,-1 0 1 0 0,1 0-1 0 0,-1 0 1 0 0,1 1-1 0 0,-1-1 1 0 0,1 0-1 0 0,-1 0 0 0 0,1 0 1 0 0,-1 0-1 0 0,1 1 1 0 0,-1-1-1 0 0,1 0 1 0 0,-1 1-1 0 0,1-1 1 0 0,-1 0-1 0 0,1 1 1 0 0,0-1-1 0 0,-1 0 0 0 0,1 1 1 0 0,0-1-1 0 0,-1 1 1 0 0,1-1-1 0 0,0 1 1 0 0,-1-1-1 0 0,1 1 1 0 0,0-1-1 0 0,0 1 0 0 0,-1 0 1 0 0,3 4 7162 0 0,2-6-5260 0 0,18-18-317 0 0,42-32-253 0 0,-56 45-1656 0 0,0 1 1 0 0,1 0-1 0 0,-1 1 1 0 0,1 0-1 0 0,0 0 1 0 0,13-3-1 0 0,45-14-1703 0 0,-50 12 863 0 0,11-4-1467 0 0,-26 13 1934 0 0,-1-1-1 0 0,0 1 1 0 0,1 0 0 0 0,-1 0-1 0 0,0 0 1 0 0,1 0 0 0 0,-1 0-1 0 0,0 1 1 0 0,1-1-1 0 0,-1 0 1 0 0,0 1 0 0 0,3 0-1 0 0,3 3-5242 0 0</inkml:trace>
  <inkml:trace contextRef="#ctx0" brushRef="#br0" timeOffset="159366.58">3886 2410 5871 0 0,'2'2'364'0'0,"-1"1"-1"0"0,1-1 0 0 0,0 0 0 0 0,0 1 1 0 0,0-1-1 0 0,0 0 0 0 0,0 0 0 0 0,0 0 0 0 0,1 0 1 0 0,-1 0-1 0 0,0-1 0 0 0,1 1 0 0 0,0-1 1 0 0,-1 0-1 0 0,1 1 0 0 0,0-1 0 0 0,0 0 0 0 0,5 1 1 0 0,-2-1 376 0 0,0-1 1 0 0,0 1-1 0 0,0-1 0 0 0,0 0 1 0 0,0 0-1 0 0,0-1 1 0 0,0 1-1 0 0,8-3 1 0 0,-10 2-619 0 0,1-1 1 0 0,0 1-1 0 0,0-1 1 0 0,-1 0-1 0 0,1 0 1 0 0,-1-1-1 0 0,0 1 1 0 0,0-1-1 0 0,0 0 1 0 0,0 0-1 0 0,0 0 1 0 0,-1-1-1 0 0,4-4 1 0 0,-2 3 20 0 0,-2-1 0 0 0,1 0 0 0 0,0 0 0 0 0,-1-1 0 0 0,0 1 0 0 0,-1-1 0 0 0,0 0 0 0 0,3-11 0 0 0,-5 17-143 0 0,1 1 0 0 0,-1-1 0 0 0,0 0 0 0 0,0 1 0 0 0,0-1 0 0 0,0 0 0 0 0,0 1 0 0 0,1-1 0 0 0,-1 0 0 0 0,0 1 0 0 0,0-1 0 0 0,-1 1 0 0 0,1-1 0 0 0,0 0 0 0 0,0 1 0 0 0,0-1 0 0 0,0 0 0 0 0,0 1 0 0 0,-1-1 0 0 0,1 1 0 0 0,0-1 0 0 0,-1 0 0 0 0,1 1 0 0 0,0-1 0 0 0,-1 1 0 0 0,1-1 0 0 0,-1 1 0 0 0,1-1 0 0 0,-1 1 0 0 0,1-1 0 0 0,-1 1 0 0 0,1 0 0 0 0,-1-1 0 0 0,1 1 0 0 0,-1 0 0 0 0,-1-1 0 0 0,1 1 0 0 0,0 0 0 0 0,0 0 0 0 0,0 0 0 0 0,0 0 0 0 0,-1 0 0 0 0,1 0 0 0 0,0 0 0 0 0,0 1 0 0 0,0-1 0 0 0,0 0 0 0 0,0 1 0 0 0,0-1 0 0 0,0 1 0 0 0,0-1 0 0 0,0 1 0 0 0,0-1 0 0 0,0 1 0 0 0,0 0 0 0 0,0-1 0 0 0,-1 2 0 0 0,-33 27-3 0 0,29-25 5 0 0,1 0-1 0 0,0 0 1 0 0,0 0-1 0 0,0 0 1 0 0,0 1-1 0 0,1 0 1 0 0,-1 0-1 0 0,1 0 0 0 0,1 0 1 0 0,-1 1-1 0 0,-3 8 1 0 0,6-12 10 0 0,-2 3 32 0 0,1 0 1 0 0,0 0-1 0 0,0 0 1 0 0,0 0-1 0 0,1 0 0 0 0,0 0 1 0 0,0 1-1 0 0,0-1 0 0 0,0 0 1 0 0,1 1-1 0 0,0-1 0 0 0,0 1 1 0 0,1 5-1 0 0,0-10-34 0 0,0 0 1 0 0,-1-1-1 0 0,1 1 0 0 0,0 0 0 0 0,-1-1 1 0 0,1 1-1 0 0,0-1 0 0 0,0 1 0 0 0,0-1 0 0 0,0 1 1 0 0,-1-1-1 0 0,1 0 0 0 0,0 1 0 0 0,0-1 1 0 0,0 0-1 0 0,0 0 0 0 0,0 1 0 0 0,0-1 0 0 0,0 0 1 0 0,0 0-1 0 0,2 0 0 0 0,23-1-29 0 0,-23 1 29 0 0,11-2-125 0 0,0-1 1 0 0,-1 0-1 0 0,1-1 0 0 0,23-10 1 0 0,2 0-1361 0 0,-16 4-1881 0 0,-12 3-3264 0 0</inkml:trace>
  <inkml:trace contextRef="#ctx0" brushRef="#br0" timeOffset="159739.55">4213 2427 3223 0 0,'0'1'-129'0'0,"0"9"343"0"0,2 9 5173 0 0,-2-17-4833 0 0,0-1 0 0 0,0 0 0 0 0,1 1-1 0 0,-1-1 1 0 0,0 0 0 0 0,1 1 0 0 0,-1-1 0 0 0,1 0 0 0 0,0 1-1 0 0,-1-1 1 0 0,1 0 0 0 0,0 0 0 0 0,0 0 0 0 0,0 0 0 0 0,-1 0-1 0 0,1 0 1 0 0,0 0 0 0 0,2 1 0 0 0,-3-10 2627 0 0,3-28-2533 0 0,0 12-240 0 0,9-38 0 0 0,-10 56-323 0 0,-1 0-1 0 0,1 0 1 0 0,1 1 0 0 0,-1-1 0 0 0,1 1 0 0 0,0-1 0 0 0,0 1 0 0 0,0 0 0 0 0,0 0 0 0 0,1 1 0 0 0,0-1 0 0 0,7-5 0 0 0,-9 9-94 0 0,1-1-1 0 0,0 1 0 0 0,0 0 1 0 0,0 0-1 0 0,-1 0 1 0 0,1 0-1 0 0,0 1 0 0 0,1-1 1 0 0,-1 1-1 0 0,0 0 1 0 0,0 0-1 0 0,0 0 0 0 0,0 0 1 0 0,0 0-1 0 0,0 1 0 0 0,0-1 1 0 0,0 1-1 0 0,0 0 1 0 0,0 0-1 0 0,0 0 0 0 0,3 2 1 0 0,-1-1-458 0 0,0 0 1 0 0,0-1 0 0 0,0 0-1 0 0,0 0 1 0 0,0 0 0 0 0,8 0-1 0 0,-3-2-7305 0 0</inkml:trace>
  <inkml:trace contextRef="#ctx0" brushRef="#br0" timeOffset="160115.58">4759 2179 8287 0 0,'4'21'9499'0'0,"3"-1"-5057"0"0,2 8-3008 0 0,2 81 103 0 0,-9-79-1592 0 0,0 0 1 0 0,2 0-1 0 0,2 0 0 0 0,11 36 1 0 0,-16-63-341 0 0,0 0 0 0 0,0 0 0 0 0,1 0 0 0 0,-1-1 0 0 0,1 1 0 0 0,0 0 0 0 0,0-1 0 0 0,2 4 0 0 0</inkml:trace>
  <inkml:trace contextRef="#ctx0" brushRef="#br0" timeOffset="160475.93">4649 2425 3223 0 0,'-1'1'633'0'0,"1"0"-1"0"0,-1 1 0 0 0,0-1 1 0 0,1 0-1 0 0,-1 0 0 0 0,1 1 1 0 0,0-1-1 0 0,-1 0 0 0 0,1 0 0 0 0,0 1 1 0 0,0-1-1 0 0,0 1 0 0 0,0-1 1 0 0,0 0-1 0 0,0 1 0 0 0,0 1 1 0 0,1-2-394 0 0,-1-1 1 0 0,0 1-1 0 0,1-1 1 0 0,-1 1-1 0 0,1-1 1 0 0,-1 1-1 0 0,1-1 1 0 0,-1 1-1 0 0,1-1 1 0 0,-1 0-1 0 0,1 1 1 0 0,-1-1-1 0 0,1 0 1 0 0,-1 1 0 0 0,1-1-1 0 0,0 0 1 0 0,-1 0-1 0 0,1 1 1 0 0,0-1-1 0 0,-1 0 1 0 0,1 0-1 0 0,0 0 1 0 0,-1 0-1 0 0,2 0 1 0 0,5-1 366 0 0,0 1 1 0 0,0-1 0 0 0,1-1-1 0 0,12-3 1 0 0,-9 1-770 0 0,2 1 194 0 0,0 0-1 0 0,0 0 1 0 0,0 1-1 0 0,1 1 1 0 0,-1 0-1 0 0,1 1 1 0 0,-1 1 0 0 0,0 0-1 0 0,1 1 1 0 0,16 3-1 0 0,-27-3-8 0 0,1 0 0 0 0,-1 0 0 0 0,0 1 1 0 0,1-1-1 0 0,-1 0 0 0 0,0 1 0 0 0,0 0 0 0 0,-1 0 0 0 0,1 0 0 0 0,-1 0 0 0 0,1 0 1 0 0,-1 1-1 0 0,0-1 0 0 0,0 1 0 0 0,-1-1 0 0 0,3 6 0 0 0,-2-4 14 0 0,0 0 0 0 0,1 0-1 0 0,0-1 1 0 0,0 1 0 0 0,0-1 0 0 0,0 0-1 0 0,1 0 1 0 0,-1 0 0 0 0,7 5-1 0 0,-7-6-17 0 0,1-1-1 0 0,0 0 0 0 0,0 1 0 0 0,0-2 0 0 0,0 1 0 0 0,0 0 1 0 0,0-1-1 0 0,0 0 0 0 0,0 0 0 0 0,1 0 0 0 0,-1 0 0 0 0,1-1 0 0 0,-1 1 1 0 0,0-1-1 0 0,1 0 0 0 0,-1-1 0 0 0,1 1 0 0 0,-1-1 0 0 0,0 0 0 0 0,0 0 1 0 0,1 0-1 0 0,-1-1 0 0 0,0 1 0 0 0,0-1 0 0 0,0 0 0 0 0,0 0 0 0 0,0 0 1 0 0,-1-1-1 0 0,1 0 0 0 0,-1 1 0 0 0,0-1 0 0 0,1 0 0 0 0,-1-1 1 0 0,0 1-1 0 0,-1 0 0 0 0,1-1 0 0 0,-1 0 0 0 0,1 1 0 0 0,-1-1 0 0 0,0 0 1 0 0,-1 0-1 0 0,3-7 0 0 0,-3 9-8 0 0,-1 1 1 0 0,0 0-1 0 0,0 0 1 0 0,1-1-1 0 0,-1 1 1 0 0,0-1-1 0 0,0 1 1 0 0,0 0-1 0 0,0-1 1 0 0,0 1-1 0 0,-1 0 1 0 0,1-1-1 0 0,0 1 1 0 0,0 0-1 0 0,-1 0 1 0 0,1-1-1 0 0,-1 1 1 0 0,0 0-1 0 0,1 0 1 0 0,-1 0-1 0 0,0-1 1 0 0,1 1-1 0 0,-1 0 1 0 0,0 0-1 0 0,0 0 1 0 0,0 0-1 0 0,0 1 1 0 0,0-1-1 0 0,0 0 1 0 0,0 0-1 0 0,0 0 1 0 0,-1 1-1 0 0,1-1 1 0 0,-1 0-1 0 0,-2 0-9 0 0,0-1 0 0 0,0 1-1 0 0,0 0 1 0 0,0 0 0 0 0,0 0-1 0 0,0 1 1 0 0,0-1 0 0 0,0 1-1 0 0,-8 1 1 0 0,-13 1-72 0 0,1 2 0 0 0,-1 0 0 0 0,-27 10 0 0 0,51-14 44 0 0,0 0 0 0 0,0 1 0 0 0,1-1 0 0 0,-1 0-1 0 0,0 0 1 0 0,0 1 0 0 0,0-1 0 0 0,1 1 0 0 0,-1-1 0 0 0,0 1-1 0 0,0-1 1 0 0,1 1 0 0 0,-1-1 0 0 0,0 1 0 0 0,1 0 0 0 0,-1-1-1 0 0,1 1 1 0 0,-1 0 0 0 0,1 0 0 0 0,-1-1 0 0 0,1 1 0 0 0,0 0 0 0 0,-1 0-1 0 0,1 0 1 0 0,0-1 0 0 0,-1 2 0 0 0,2-1-10 0 0,-1 0 0 0 0,0-1-1 0 0,0 1 1 0 0,1 0 0 0 0,-1-1 0 0 0,1 1 0 0 0,-1-1-1 0 0,1 1 1 0 0,-1-1 0 0 0,1 1 0 0 0,-1-1 0 0 0,1 1-1 0 0,-1-1 1 0 0,1 0 0 0 0,0 1 0 0 0,-1-1 0 0 0,1 0-1 0 0,-1 1 1 0 0,1-1 0 0 0,0 0 0 0 0,-1 0-1 0 0,1 1 1 0 0,0-1 0 0 0,0 0 0 0 0,-1 0 0 0 0,1 0-1 0 0,0 0 1 0 0,-1 0 0 0 0,1 0 0 0 0,0 0 0 0 0,1-1-1 0 0,37-3-3114 0 0,-21 1-3959 0 0</inkml:trace>
  <inkml:trace contextRef="#ctx0" brushRef="#br0" timeOffset="160903.67">5580 2334 4607 0 0,'0'-1'460'0'0,"0"0"-1"0"0,0 0 0 0 0,0 0 0 0 0,0 0 0 0 0,0 0 0 0 0,0 0 1 0 0,0 0-1 0 0,-1 0 0 0 0,1 0 0 0 0,0 0 0 0 0,0 0 0 0 0,-1 0 0 0 0,1 0 1 0 0,-1 0-1 0 0,1 1 0 0 0,-1-1 0 0 0,1 0 0 0 0,-1 0 0 0 0,0 0 1 0 0,1 1-1 0 0,-1-1 0 0 0,0 0 0 0 0,-1 0 0 0 0,1 0-149 0 0,-1 1 0 0 0,1-1 0 0 0,0 1-1 0 0,0 0 1 0 0,-1 0 0 0 0,1-1 0 0 0,-1 1-1 0 0,1 0 1 0 0,0 0 0 0 0,-1 0 0 0 0,1 1 0 0 0,0-1-1 0 0,-1 0 1 0 0,1 0 0 0 0,-1 1 0 0 0,-3 1-26 0 0,0 0 1 0 0,0 0-1 0 0,1 0 1 0 0,-1 0 0 0 0,1 1-1 0 0,0 0 1 0 0,-6 5-1 0 0,3-2-40 0 0,2-1-72 0 0,0 0 0 0 0,1 0 0 0 0,-1 0 0 0 0,1 1-1 0 0,-6 10 1 0 0,4-5-111 0 0,2 0-1 0 0,-1 0 1 0 0,1 0 0 0 0,1 0-1 0 0,-2 13 1 0 0,3-18-40 0 0,2-1 0 0 0,-1 0 0 0 0,1 0 0 0 0,0 1-1 0 0,0-1 1 0 0,0 0 0 0 0,1 0 0 0 0,-1 1 0 0 0,1-1 0 0 0,1 0 0 0 0,-1 0-1 0 0,1 0 1 0 0,4 9 0 0 0,-6-13-19 0 0,1 1-1 0 0,0-1 0 0 0,0 0 1 0 0,0 0-1 0 0,-1 0 1 0 0,1 0-1 0 0,0 0 0 0 0,1 0 1 0 0,-1 0-1 0 0,0 0 1 0 0,0 0-1 0 0,0 0 0 0 0,0 0 1 0 0,1-1-1 0 0,-1 1 1 0 0,0 0-1 0 0,1-1 0 0 0,-1 1 1 0 0,1-1-1 0 0,-1 0 1 0 0,0 1-1 0 0,1-1 0 0 0,1 0 1 0 0,0 0 4 0 0,0-1 0 0 0,-1 1 0 0 0,1-1 1 0 0,0 0-1 0 0,-1 1 0 0 0,1-1 0 0 0,-1-1 0 0 0,1 1 1 0 0,-1 0-1 0 0,0-1 0 0 0,4-2 0 0 0,3-3 16 0 0,0-1-1 0 0,0 0 1 0 0,-1-1 0 0 0,11-15-1 0 0,-12 13-3 0 0,-1 0-1 0 0,8-17 1 0 0,5-9-7 0 0,-18 30-11 0 0,1 1 0 0 0,-1 9 0 0 0,4 33 69 0 0,-4-25-28 0 0,0 0 0 0 0,0 0 0 0 0,1 0 0 0 0,1 0 1 0 0,0-1-1 0 0,0 1 0 0 0,1-1 0 0 0,0 0 0 0 0,7 12 0 0 0,-10-21-56 0 0,0 0 0 0 0,-1-1 1 0 0,1 1-1 0 0,0 0 0 0 0,0 0 0 0 0,0-1 0 0 0,0 1 1 0 0,0 0-1 0 0,0-1 0 0 0,0 1 0 0 0,0-1 0 0 0,0 0 1 0 0,0 1-1 0 0,1-1 0 0 0,-1 0 0 0 0,0 1 0 0 0,0-1 1 0 0,0 0-1 0 0,0 0 0 0 0,0 0 0 0 0,1 0 0 0 0,-1 0 1 0 0,0 0-1 0 0,0-1 0 0 0,0 1 0 0 0,0 0 0 0 0,1 0 1 0 0,-1-1-1 0 0,0 1 0 0 0,0-1 0 0 0,0 1 0 0 0,2-2 1 0 0,4-2-594 0 0,-1 0 1 0 0,1 0 0 0 0,9-10 0 0 0,-11 11-172 0 0,6-8-7133 0 0</inkml:trace>
  <inkml:trace contextRef="#ctx0" brushRef="#br0" timeOffset="161304.4">5973 2381 5527 0 0,'1'-1'-106'0'0,"3"-9"579"0"0,4-11 2485 0 0,-8 20-2695 0 0,1 1 0 0 0,-1-1 0 0 0,1 0 0 0 0,-1 0 0 0 0,0 0 0 0 0,0 0 1 0 0,0 0-1 0 0,1 1 0 0 0,-1-1 0 0 0,0 0 0 0 0,0 0 0 0 0,0 0 0 0 0,0 0 0 0 0,-1 0 0 0 0,1 0 0 0 0,0 0 0 0 0,0 0 0 0 0,0 0 0 0 0,-1 1 0 0 0,1-1 0 0 0,0 0 0 0 0,-1 0 0 0 0,1 0 0 0 0,-1 1 1 0 0,1-1-1 0 0,-1 0 0 0 0,1 0 0 0 0,-1 1 0 0 0,0-1 0 0 0,1 0 0 0 0,-2 0 0 0 0,-10 2 2362 0 0,-7 7-653 0 0,-8 28-736 0 0,26-34-1150 0 0,0 0-1 0 0,0-1 1 0 0,-1 1-1 0 0,1 0 1 0 0,0 0 0 0 0,1 1-1 0 0,-1-1 1 0 0,0 0-1 0 0,1 0 1 0 0,-1 0-1 0 0,1 1 1 0 0,-1-1-1 0 0,1 0 1 0 0,0 0 0 0 0,0 1-1 0 0,0-1 1 0 0,1 2-1 0 0,0-2-61 0 0,0-1 1 0 0,0 0-1 0 0,0 0 0 0 0,0 0 1 0 0,0 0-1 0 0,0 0 0 0 0,0 0 1 0 0,0-1-1 0 0,1 1 0 0 0,-1 0 0 0 0,0-1 1 0 0,1 1-1 0 0,-1 0 0 0 0,0-1 1 0 0,1 0-1 0 0,2 1 0 0 0,25 4 40 0 0,-28-5-57 0 0,11 3 26 0 0,-1-1 1 0 0,1 2-1 0 0,19 7 1 0 0,-11-3-24 0 0,-19-8-10 0 0,0 0 0 0 0,0 0 1 0 0,0 0-1 0 0,0 1 0 0 0,0-1 0 0 0,-1 0 0 0 0,1 1 0 0 0,0-1 0 0 0,0 1 0 0 0,0-1 1 0 0,0 1-1 0 0,0-1 0 0 0,-1 1 0 0 0,1 0 0 0 0,0-1 0 0 0,0 1 0 0 0,-1 0 1 0 0,1 0-1 0 0,-1-1 0 0 0,1 1 0 0 0,0 0 0 0 0,-1 0 0 0 0,0 0 0 0 0,1 0 0 0 0,-1 0 1 0 0,1 0-1 0 0,-1 0 0 0 0,0 0 0 0 0,0 0 0 0 0,0 0 0 0 0,0 0 0 0 0,1 0 0 0 0,-1 0 1 0 0,0 0-1 0 0,-1 0 0 0 0,1 0 0 0 0,0 0 0 0 0,0 0 0 0 0,0 0 0 0 0,-1-1 1 0 0,1 1-1 0 0,0 0 0 0 0,-1 0 0 0 0,1 0 0 0 0,-1 0 0 0 0,1 0 0 0 0,-1 0 0 0 0,1 0 1 0 0,-1-1-1 0 0,0 2 0 0 0,-3 3-12 0 0,0-1 0 0 0,-1 1 0 0 0,1-1 0 0 0,-1 0 0 0 0,1-1 0 0 0,-11 7 0 0 0,1-2-333 0 0,-1-1 0 0 0,0-1 0 0 0,-30 9 0 0 0,45-15 330 0 0,-6 2-516 0 0,8-3-339 0 0,13-6-1253 0 0,-5 2-78 0 0,1-2-4474 0 0</inkml:trace>
  <inkml:trace contextRef="#ctx0" brushRef="#br0" timeOffset="162580.72">6264 2299 919 0 0,'-3'10'2297'0'0,"1"0"0"0"0,0 1 0 0 0,0 0 0 0 0,1 16 0 0 0,2 48 4097 0 0,1-22-3699 0 0,-1-1-2192 0 0,1 0 1 0 0,15 77-1 0 0,-18-153-885 0 0,3-36 0 0 0,0 22 378 0 0,-1 11 163 0 0,2 1 0 0 0,7-37 0 0 0,-7 52 28 0 0,0 0 1 0 0,0 1 0 0 0,1-1-1 0 0,0 0 1 0 0,1 1 0 0 0,0 0-1 0 0,1 0 1 0 0,8-10-1 0 0,-12 18-71 0 0,1 0 1 0 0,0 0-1 0 0,-1 1 0 0 0,1-1 0 0 0,0 1 0 0 0,0 0 0 0 0,0 0 0 0 0,0 0 0 0 0,0 0 0 0 0,0 1 0 0 0,0-1 0 0 0,4 1 0 0 0,-1-1-116 0 0,0 0 1 0 0,1 1-1 0 0,-1 0 0 0 0,1 0 1 0 0,7 1-1 0 0,-12 0-29 0 0,1-1 0 0 0,-1 1 0 0 0,0 0 0 0 0,1 0 0 0 0,-1 0 0 0 0,0 0 0 0 0,0 0 0 0 0,1 0 0 0 0,-1 0 0 0 0,0 1 0 0 0,0-1 0 0 0,-1 1 0 0 0,1 0 0 0 0,0-1 0 0 0,0 1 0 0 0,-1 0 0 0 0,1 0 0 0 0,-1 0 0 0 0,3 4 0 0 0,-3-2 8 0 0,0-1 0 0 0,0 1 0 0 0,0 0 0 0 0,0 0 1 0 0,-1-1-1 0 0,1 1 0 0 0,-1 0 0 0 0,0 0 0 0 0,0-1 0 0 0,-1 1 1 0 0,-1 7-1 0 0,0-1-17 0 0,-1 0 1 0 0,0 0-1 0 0,-1 0 1 0 0,0-1-1 0 0,-1 1 1 0 0,1-1-1 0 0,-2 0 1 0 0,-11 15-1 0 0,14-21-22 0 0,-19 21-93 0 0,22-24 131 0 0,-1 1 0 0 0,1-1 0 0 0,0 1-1 0 0,-1-1 1 0 0,1 1 0 0 0,-1-1 0 0 0,1 1-1 0 0,-1-1 1 0 0,1 1 0 0 0,-1-1 0 0 0,0 0-1 0 0,1 1 1 0 0,-1-1 0 0 0,1 0 0 0 0,-1 0-1 0 0,0 1 1 0 0,1-1 0 0 0,-1 0 0 0 0,0 0-1 0 0,1 0 1 0 0,-1 0 0 0 0,0 0 0 0 0,1 0-1 0 0,-1 0 1 0 0,0 0 0 0 0,1 0 0 0 0,-1 0-1 0 0,0 0 1 0 0,1 0 0 0 0,-1-1 0 0 0,0 1-1 0 0,1 0 1 0 0,-1 0 0 0 0,1-1 0 0 0,-1 1-1 0 0,0-1 1 0 0,0 0-50 0 0,1 0-1 0 0,-1 0 1 0 0,1 0-1 0 0,0 0 1 0 0,0-1 0 0 0,0 1-1 0 0,0 0 1 0 0,0 0-1 0 0,0 0 1 0 0,0 0 0 0 0,0 0-1 0 0,0 0 1 0 0,0 0-1 0 0,0 0 1 0 0,1 0 0 0 0,-1 0-1 0 0,0 0 1 0 0,1-1-1 0 0,-1 1 1 0 0,1 1-1 0 0,0-1 1 0 0,-1 0 0 0 0,2-1-1 0 0,17-25-1284 0 0,-15 22 962 0 0,-2 2 329 0 0,1 1 1 0 0,-1 0 0 0 0,0 0 0 0 0,0 1-1 0 0,1-1 1 0 0,-1 0 0 0 0,1 1-1 0 0,-1-1 1 0 0,1 1 0 0 0,0 0 0 0 0,0 0-1 0 0,-1 0 1 0 0,1 0 0 0 0,0 1 0 0 0,0-1-1 0 0,6 0 1 0 0,4 1 470 0 0,0 0-1 0 0,21 3 0 0 0,-11-1 597 0 0,-7-1-668 0 0,-1 0 1 0 0,1-1-1 0 0,-1-1 1 0 0,1 0-1 0 0,-1-1 1 0 0,27-7-1 0 0,-39 8-311 0 0,1 1 0 0 0,-1-1 0 0 0,1-1 0 0 0,-1 1 0 0 0,0 0 0 0 0,0-1-1 0 0,1 0 1 0 0,-1 0 0 0 0,0 0 0 0 0,-1 0 0 0 0,1 0 0 0 0,0 0 0 0 0,-1-1 0 0 0,1 0 0 0 0,-1 1-1 0 0,1-1 1 0 0,-1 0 0 0 0,2-5 0 0 0,1 0 33 0 0,0-1 0 0 0,0 0-1 0 0,4-15 1 0 0,-8 22-50 0 0,-1 0 0 0 0,1 0 0 0 0,0 0 1 0 0,-1 0-1 0 0,1 0 0 0 0,-1 0 0 0 0,0 0 0 0 0,1 0 0 0 0,-1-1 0 0 0,0 1 0 0 0,0 0 0 0 0,-1 0 0 0 0,1 0 1 0 0,0 0-1 0 0,-1 0 0 0 0,1 0 0 0 0,-1 0 0 0 0,0 0 0 0 0,1 0 0 0 0,-1 0 0 0 0,0 0 0 0 0,0 1 0 0 0,-3-4 0 0 0,-24-1 6 0 0,27 6-11 0 0,0 0 0 0 0,-1 0 0 0 0,1 0 0 0 0,0 0-1 0 0,-1 0 1 0 0,1 0 0 0 0,0 1 0 0 0,0-1 0 0 0,-1 0 0 0 0,1 1-1 0 0,0-1 1 0 0,0 0 0 0 0,-1 1 0 0 0,1 0 0 0 0,0-1 0 0 0,0 1 0 0 0,0 0-1 0 0,0-1 1 0 0,0 1 0 0 0,0 0 0 0 0,0 0 0 0 0,0 0 0 0 0,0 0-1 0 0,-1 2 1 0 0,-23 29 40 0 0,24-29-23 0 0,-4 4-15 0 0,0 1-1 0 0,1 1 0 0 0,0-1 0 0 0,0 1 0 0 0,1-1 0 0 0,0 1 0 0 0,1 0 0 0 0,0 0 0 0 0,0 0 0 0 0,0 11 0 0 0,2-16-1 0 0,-1 0 0 0 0,1 0 0 0 0,0 0 0 0 0,1 0 0 0 0,-1 0 0 0 0,1 0 0 0 0,0-1 0 0 0,0 1 0 0 0,0 0 0 0 0,0 0 0 0 0,0 0 0 0 0,1-1 0 0 0,0 1 0 0 0,0-1 0 0 0,0 1-1 0 0,0-1 1 0 0,1 0 0 0 0,-1 1 0 0 0,1-2 0 0 0,-1 1 0 0 0,1 0 0 0 0,0 0 0 0 0,1-1 0 0 0,-1 1 0 0 0,6 2 0 0 0,-6-3 8 0 0,0-1-1 0 0,0 0 1 0 0,1 0-1 0 0,-1 0 1 0 0,0 0-1 0 0,1-1 1 0 0,-1 1-1 0 0,1-1 1 0 0,-1 0-1 0 0,0 0 0 0 0,1 0 1 0 0,-1-1-1 0 0,1 1 1 0 0,-1-1-1 0 0,0 0 1 0 0,1 1-1 0 0,-1-2 1 0 0,6-1-1 0 0,3-4 45 0 0,0 1 0 0 0,-1-2-1 0 0,17-12 1 0 0,-6 4-25 0 0,-18 11-30 0 0,1 1 0 0 0,-1 0 1 0 0,1-1-1 0 0,-1 0 0 0 0,-1 0 0 0 0,1 0 0 0 0,3-7 0 0 0,-3 4-4 0 0,1 1-1 0 0,0 0 0 0 0,8-8 1 0 0,3-7-5 0 0,-16 21 12 0 0,1-1 0 0 0,0 0 0 0 0,0 0 0 0 0,0 0 0 0 0,0 1 0 0 0,1-1 0 0 0,-1 1 0 0 0,0-1 0 0 0,1 1 0 0 0,-1-1 0 0 0,1 1 0 0 0,0 0 0 0 0,-1-1 1 0 0,1 1-1 0 0,0 0 0 0 0,0 0 0 0 0,-1 1 0 0 0,1-1 0 0 0,0 0 0 0 0,0 0 0 0 0,0 1 0 0 0,0-1 0 0 0,0 1 0 0 0,4 0 0 0 0,15-3-2 0 0,-20 3 3 0 0,1-1-1 0 0,0 1 1 0 0,0-1 0 0 0,0 1 0 0 0,-1 0-1 0 0,1 0 1 0 0,0 0 0 0 0,0 0 0 0 0,0 0-1 0 0,-1 0 1 0 0,1 1 0 0 0,0-1 0 0 0,0 1-1 0 0,0-1 1 0 0,-1 1 0 0 0,1 0 0 0 0,0-1-1 0 0,2 3 1 0 0,-4-3 6 0 0,1 0 0 0 0,-1 0 0 0 0,1 0-1 0 0,-1 0 1 0 0,0 0 0 0 0,1-1 0 0 0,-1 1 0 0 0,1 0-1 0 0,-1 0 1 0 0,0 0 0 0 0,1 0 0 0 0,-1-1 0 0 0,1 1 0 0 0,-1 0-1 0 0,0 0 1 0 0,1-1 0 0 0,-1 1 0 0 0,0 0 0 0 0,1-1-1 0 0,-1 1 1 0 0,0 0 0 0 0,0-1 0 0 0,1 1 0 0 0,-1 0 0 0 0,0-1-1 0 0,0 1 1 0 0,0-1 0 0 0,1 1 0 0 0,-1 0 0 0 0,0-1-1 0 0,0 1 1 0 0,0-1 0 0 0,0 1 0 0 0,0-1 0 0 0,0 1 0 0 0,0 0-1 0 0,0-1 1 0 0,0 1 0 0 0,0-1 0 0 0,0 1 0 0 0,0-1-1 0 0,0 0-4 0 0,0 1 1 0 0,0-1-1 0 0,0 1 0 0 0,0-1 0 0 0,0 1 0 0 0,0-1 0 0 0,0 1 0 0 0,0-1 0 0 0,0 1 0 0 0,0-1 0 0 0,0 1 0 0 0,-1-1 0 0 0,1 1 0 0 0,0-1 0 0 0,0 1 0 0 0,0-1 0 0 0,-1 1 0 0 0,1-1 0 0 0,0 1 0 0 0,0 0 0 0 0,-1-1 0 0 0,1 1 0 0 0,-1-1 0 0 0,1 1 0 0 0,0 0 0 0 0,-1-1 0 0 0,1 1 0 0 0,-1 0 1 0 0,1-1-1 0 0,0 1 0 0 0,-1 0 0 0 0,1 0 0 0 0,-1 0 0 0 0,1-1 0 0 0,-1 1 0 0 0,1 0 0 0 0,-1 0 0 0 0,1 0 0 0 0,-1 0 0 0 0,0 0 0 0 0,1 0 0 0 0,-1 0 0 0 0,1 0 0 0 0,-1 0 0 0 0,0 0 0 0 0,0 0-2 0 0,-1 0 0 0 0,1 0 0 0 0,-1 0 0 0 0,1 0 0 0 0,0 0 0 0 0,-1-1 0 0 0,1 1 0 0 0,-1 0 0 0 0,1-1 0 0 0,0 0 0 0 0,0 1 0 0 0,-1-1 0 0 0,1 0 0 0 0,0 1 0 0 0,0-1 0 0 0,-2-1 0 0 0,2 1 0 0 0,0 0 0 0 0,0 0 0 0 0,0 0 0 0 0,0 1 0 0 0,0-1 0 0 0,0 1 0 0 0,0-1 0 0 0,0 0 0 0 0,0 1 0 0 0,0 0 0 0 0,0-1 0 0 0,0 1 0 0 0,0 0 0 0 0,0-1 0 0 0,0 1 0 0 0,0 0 0 0 0,-1 0 0 0 0,1 0 0 0 0,0 0 0 0 0,0 0 0 0 0,0 0 0 0 0,0 0 0 0 0,0 1 0 0 0,0-1 0 0 0,-1 0 0 0 0,1 1 0 0 0,0-1 0 0 0,0 0 0 0 0,0 1 0 0 0,0 0 0 0 0,0-1 0 0 0,0 1 0 0 0,-1 0 0 0 0,-2 4-5 0 0,-1 0 0 0 0,1 0 0 0 0,0 0 0 0 0,0 1 0 0 0,1-1 0 0 0,0 1 0 0 0,0 0 0 0 0,0 0 0 0 0,1 0 0 0 0,0 0 0 0 0,0 1 0 0 0,0-1 0 0 0,-1 10 0 0 0,-6 17 3 0 0,8-30 9 0 0,0 0-1 0 0,0 0 1 0 0,1 0 0 0 0,-1 0-1 0 0,1-1 1 0 0,0 1-1 0 0,0 0 1 0 0,0 0 0 0 0,0 0-1 0 0,0 0 1 0 0,0 0 0 0 0,1 0-1 0 0,0 0 1 0 0,-1 0-1 0 0,1 0 1 0 0,0 0 0 0 0,0-1-1 0 0,1 1 1 0 0,-1 0 0 0 0,1-1-1 0 0,-1 1 1 0 0,1-1-1 0 0,0 0 1 0 0,0 1 0 0 0,0-1-1 0 0,0 0 1 0 0,3 3 0 0 0,-1-3 36 0 0,-1 1 0 0 0,1-1 0 0 0,0 0 0 0 0,-1 0 0 0 0,1-1 1 0 0,0 1-1 0 0,0-1 0 0 0,0 0 0 0 0,0 0 0 0 0,0 0 1 0 0,1-1-1 0 0,-1 1 0 0 0,0-1 0 0 0,0 0 0 0 0,0 0 1 0 0,1 0-1 0 0,-1-1 0 0 0,0 1 0 0 0,4-2 0 0 0,30-11-112 0 0,58-28 0 0 0,-41 17-1362 0 0,-1-9-1365 0 0,-43 27 1664 0 0</inkml:trace>
  <inkml:trace contextRef="#ctx0" brushRef="#br0" timeOffset="163004.36">7311 2312 7855 0 0,'-10'31'7266'0'0,"8"-13"-5132"0"0,1 0 0 0 0,1 0 1 0 0,1 18-1 0 0,1-20-1887 0 0,0 0 1 0 0,1 1 0 0 0,0-1-1 0 0,2-1 1 0 0,-1 1-1 0 0,11 20 1 0 0,-15-35-333 0 0,1 0 0 0 0,-1 0 0 0 0,0 0 0 0 0,1 0 0 0 0,-1 0 0 0 0,1 0 0 0 0,0 0 0 0 0,-1 0 0 0 0,1 0 0 0 0,0-1 0 0 0,-1 1 0 0 0,1 0 0 0 0,0 0 0 0 0,0-1 0 0 0,0 1 0 0 0,-1 0 0 0 0,1-1 1 0 0,0 1-1 0 0,0-1 0 0 0,2 1 0 0 0,-2-1-6 0 0,-1-1 1 0 0,1 1 0 0 0,-1-1 0 0 0,1 1-1 0 0,-1-1 1 0 0,1 1 0 0 0,-1-1 0 0 0,1 0 0 0 0,-1 1-1 0 0,0-1 1 0 0,0 1 0 0 0,1-1 0 0 0,-1 0 0 0 0,0 1-1 0 0,0-1 1 0 0,1 0 0 0 0,-1 0 0 0 0,0 1-1 0 0,0-1 1 0 0,0 0 0 0 0,0 1 0 0 0,0-1 0 0 0,0 0-1 0 0,0 0 1 0 0,-1 1 0 0 0,1-1 0 0 0,0 0-1 0 0,0 1 1 0 0,0-1 0 0 0,-1-1 0 0 0,-2-19-3391 0 0,0 8-2961 0 0</inkml:trace>
  <inkml:trace contextRef="#ctx0" brushRef="#br0" timeOffset="163005.36">7263 2283 5983 0 0,'-9'-9'1110'0'0,"-2"-3"8248"0"0,11 11-9195 0 0,0 1-1 0 0,0-1 1 0 0,0 0 0 0 0,1 1 0 0 0,-1-1 0 0 0,0 0 0 0 0,0 1-1 0 0,0-1 1 0 0,1 1 0 0 0,-1-1 0 0 0,0 1 0 0 0,0-1-1 0 0,1 0 1 0 0,-1 1 0 0 0,1-1 0 0 0,-1 1 0 0 0,0-1 0 0 0,1 1-1 0 0,-1-1 1 0 0,1 1 0 0 0,-1 0 0 0 0,1-1 0 0 0,-1 1 0 0 0,1 0-1 0 0,0-1 1 0 0,-1 1 0 0 0,2-1 0 0 0,13-9 727 0 0,1-1-1303 0 0,-5 5-5271 0 0,-1 2-1112 0 0</inkml:trace>
  <inkml:trace contextRef="#ctx0" brushRef="#br0" timeOffset="163395.33">7831 2092 3679 0 0,'0'-6'365'0'0,"-1"-1"0"0"0,0 1-1 0 0,0-1 1 0 0,-1 1-1 0 0,0 0 1 0 0,0 0-1 0 0,0 0 1 0 0,-6-10-1 0 0,7 13 272 0 0,-1 0 1 0 0,0 0-1 0 0,1 1 0 0 0,-1-1 0 0 0,0 0 0 0 0,0 1 0 0 0,-1-1 1 0 0,1 1-1 0 0,0 0 0 0 0,-1 0 0 0 0,0 0 0 0 0,1 0 0 0 0,-1 0 0 0 0,0 0 1 0 0,0 1-1 0 0,0 0 0 0 0,0-1 0 0 0,-5-1 0 0 0,6 4-473 0 0,0-1 0 0 0,0 0 0 0 0,0 0-1 0 0,0 1 1 0 0,0-1 0 0 0,0 0 0 0 0,0 1-1 0 0,1 0 1 0 0,-1 0 0 0 0,0-1 0 0 0,0 1-1 0 0,1 0 1 0 0,-1 0 0 0 0,1 1 0 0 0,-1-1 0 0 0,1 0-1 0 0,-1 0 1 0 0,1 1 0 0 0,0-1 0 0 0,-1 1-1 0 0,1-1 1 0 0,0 1 0 0 0,0-1 0 0 0,0 1 0 0 0,0 0-1 0 0,1 0 1 0 0,-2 2 0 0 0,-1 4 13 0 0,0 0 0 0 0,0 0 0 0 0,1 0 0 0 0,-3 15-1 0 0,2 5 79 0 0,2 0-1 0 0,0 0 0 0 0,2 0 0 0 0,1 0 0 0 0,9 41 0 0 0,44 134-385 0 0,-49-170-938 0 0,-6-32 958 0 0,0-1 0 0 0,1 1 0 0 0,-1-1-1 0 0,0 1 1 0 0,0-1 0 0 0,0 1 0 0 0,0-1-1 0 0,0 1 1 0 0,0-1 0 0 0,0 1 0 0 0,0-1 0 0 0,0 1-1 0 0,0-1 1 0 0,-1 1 0 0 0,1-1 0 0 0,0 1-1 0 0,0-1 1 0 0,0 1 0 0 0,0-1 0 0 0,-1 1-1 0 0,1-1 1 0 0,0 1 0 0 0,-1-1 0 0 0,1 0 0 0 0,0 1-1 0 0,-1-1 1 0 0,1 1 0 0 0,0-1 0 0 0,-1 0-1 0 0,1 0 1 0 0,-1 1 0 0 0,1-1 0 0 0,-1 0-1 0 0,1 0 1 0 0,-1 1 0 0 0,1-1 0 0 0,-1 0-1 0 0,1 0 1 0 0,-1 0 0 0 0,1 0 0 0 0,-1 0 0 0 0,1 0-1 0 0,-1 0 1 0 0,1 0 0 0 0,-1 0 0 0 0,1 0-1 0 0,-1 0 1 0 0,1 0 0 0 0,-1 0 0 0 0,1 0-1 0 0,-1 0 1 0 0,1 0 0 0 0,-1-1 0 0 0,1 1-1 0 0,0 0 1 0 0,-1 0 0 0 0,1-1 0 0 0,-1 1 0 0 0,0-1-1 0 0,-5-3-6571 0 0</inkml:trace>
  <inkml:trace contextRef="#ctx0" brushRef="#br0" timeOffset="163758.23">7644 2454 2759 0 0,'-49'-27'2093'0'0,"19"12"4602"0"0,29 15-6428 0 0,0-1 0 0 0,1 1 0 0 0,-1 0 0 0 0,1 0 0 0 0,-1-1 0 0 0,1 1 0 0 0,-1 0 0 0 0,1-1 0 0 0,-1 1 0 0 0,1 0 0 0 0,-1-1 0 0 0,1 1 0 0 0,-1-1 0 0 0,1 1 0 0 0,0 0 0 0 0,-1-1 0 0 0,1 1 0 0 0,0-1 0 0 0,-1 0 0 0 0,1 1 0 0 0,0-1 0 0 0,0 1 0 0 0,0-1 0 0 0,-1 1 0 0 0,1-1 0 0 0,0 0 0 0 0,0 0-91 0 0,1 0 1 0 0,-1 1-1 0 0,1-1 1 0 0,-1 1-1 0 0,1-1 1 0 0,-1 1 0 0 0,1-1-1 0 0,-1 1 1 0 0,1-1-1 0 0,-1 1 1 0 0,1 0-1 0 0,0-1 1 0 0,-1 1-1 0 0,1 0 1 0 0,0 0-1 0 0,-1-1 1 0 0,1 1 0 0 0,1 0-1 0 0,34-5 1384 0 0,-29 5-1363 0 0,0-1 1 0 0,-1 0-1 0 0,1 0 1 0 0,-1 0 0 0 0,13-5-1 0 0,-17 5-26 0 0,10-5-47 0 0,36-15-11 0 0,-36 16-30 0 0,-1-1-125 0 0,3 0 8 0 0,20-11-467 0 0,1 2 0 0 0,36-10 0 0 0,-64 23-74 0 0,-1-1 1 0 0,0 0-1 0 0,1 0 0 0 0,10-7 1 0 0,-11 6-749 0 0,4-1-5841 0 0</inkml:trace>
  <inkml:trace contextRef="#ctx0" brushRef="#br0" timeOffset="163759.23">8007 2274 6215 0 0,'1'50'7722'0'0,"0"-29"-3341"0"0,3 33 0 0 0,-3-49-4249 0 0,0 1 1 0 0,1 0 0 0 0,-1-1 0 0 0,1 1 0 0 0,0-1-1 0 0,0 1 1 0 0,1-1 0 0 0,0 0 0 0 0,0 0-1 0 0,4 6 1 0 0,-7-11-136 0 0,18 16-489 0 0,-18-15 407 0 0,1-1 0 0 0,-1 0 0 0 0,1 1 1 0 0,-1-1-1 0 0,1 0 0 0 0,0 0 0 0 0,-1 1 0 0 0,1-1 0 0 0,0 0 1 0 0,-1 0-1 0 0,1 0 0 0 0,-1 0 0 0 0,1 0 0 0 0,0 0 0 0 0,-1 0 1 0 0,1 0-1 0 0,0 0 0 0 0,-1 0 0 0 0,1 0 0 0 0,0 0 0 0 0,-1 0 1 0 0,1-1-1 0 0,-1 1 0 0 0,1 0 0 0 0,0 0 0 0 0,-1-1 0 0 0,1 1 1 0 0,-1 0-1 0 0,1-1 0 0 0,-1 1 0 0 0,1-1 0 0 0,-1 1 0 0 0,1 0 1 0 0,-1-1-1 0 0,1 0 0 0 0,2-4-1606 0 0</inkml:trace>
  <inkml:trace contextRef="#ctx0" brushRef="#br0" timeOffset="164092.72">8028 2220 3679 0 0,'-7'-16'160'0'0,"2"9"40"0"0,3 0-200 0 0,-1 2 0 0 0,1 2 0 0 0,2 2 0 0 0,-1-1 1168 0 0,1 0 192 0 0,-1-3 40 0 0,-1 0 8 0 0,2-2-176 0 0,0 1-32 0 0,2 2-8 0 0,0 1 0 0 0,1 0-712 0 0,3-1-136 0 0,1 3-32 0 0,3-3-6416 0 0</inkml:trace>
  <inkml:trace contextRef="#ctx0" brushRef="#br0" timeOffset="164461.07">8386 2225 3679 0 0,'0'1'239'0'0,"0"0"0"0"0,-1 0 0 0 0,1 0 0 0 0,0 0-1 0 0,-1 0 1 0 0,0 0 0 0 0,1 0 0 0 0,-1 0 0 0 0,1 0-1 0 0,-1 0 1 0 0,0-1 0 0 0,0 1 0 0 0,1 0 0 0 0,-1 0-1 0 0,0-1 1 0 0,0 1 0 0 0,0 0 0 0 0,-1 0 0 0 0,-24 9 4384 0 0,22-9-4255 0 0,1-1 0 0 0,0 1 0 0 0,0 0 0 0 0,0 1-1 0 0,-1-1 1 0 0,1 1 0 0 0,0-1 0 0 0,1 1 0 0 0,-1 0 0 0 0,0 0-1 0 0,0 0 1 0 0,1 0 0 0 0,-3 4 0 0 0,-1 2 49 0 0,2 1 0 0 0,-1 0 1 0 0,1 1-1 0 0,1-1 0 0 0,0 0 0 0 0,0 1 1 0 0,1 0-1 0 0,0 0 0 0 0,-1 10 0 0 0,3-14-310 0 0,-1 0 0 0 0,1 1 0 0 0,1-1 0 0 0,-1 0 0 0 0,1 0-1 0 0,0 0 1 0 0,0 0 0 0 0,1 0 0 0 0,0 0 0 0 0,0-1 0 0 0,0 1 0 0 0,1-1 0 0 0,-1 1-1 0 0,2-1 1 0 0,-1 0 0 0 0,5 6 0 0 0,-6-9-73 0 0,0-1 0 0 0,0 1 0 0 0,0-1 0 0 0,1 1 0 0 0,-1-1 0 0 0,1 0 0 0 0,-1 0 0 0 0,1 0 0 0 0,0 0 0 0 0,-1 0 0 0 0,1 0 0 0 0,0-1 0 0 0,-1 0 0 0 0,1 1 0 0 0,0-1 0 0 0,0 0-1 0 0,-1 0 1 0 0,1 0 0 0 0,0-1 0 0 0,4 0 0 0 0,-1 0-65 0 0,-1 0-1 0 0,0-1 0 0 0,1 0 0 0 0,-1 1 1 0 0,0-2-1 0 0,0 1 0 0 0,0 0 1 0 0,0-1-1 0 0,7-5 0 0 0,-3-2-447 0 0,0 0 0 0 0,0 0 0 0 0,-1-1 0 0 0,-1 0 0 0 0,9-16 0 0 0,-16 26 305 0 0,10-16-7522 0 0</inkml:trace>
  <inkml:trace contextRef="#ctx0" brushRef="#br0" timeOffset="164822.45">9028 2046 15663 0 0,'1'-20'3251'0'0,"0"20"-3235"0"0,4-41 2449 0 0,-5 38-2366 0 0,0 0 0 0 0,1 0 1 0 0,-2 0-1 0 0,1 0 1 0 0,0 1-1 0 0,0-1 1 0 0,-1 0-1 0 0,0 0 0 0 0,0 0 1 0 0,1 1-1 0 0,-2-1 1 0 0,0-3-1 0 0,1 6-69 0 0,0-1 1 0 0,1 0-1 0 0,-1 1 0 0 0,0-1 0 0 0,0 0 0 0 0,0 1 0 0 0,0-1 1 0 0,0 1-1 0 0,0 0 0 0 0,0-1 0 0 0,0 1 0 0 0,0 0 1 0 0,0-1-1 0 0,0 1 0 0 0,0 0 0 0 0,0 0 0 0 0,0 0 1 0 0,0 0-1 0 0,0 0 0 0 0,0 0 0 0 0,-1 0 0 0 0,-22 6 362 0 0,18-3-314 0 0,-1 0 0 0 0,1 1 1 0 0,0-1-1 0 0,1 1 0 0 0,-1 0 0 0 0,1 1 0 0 0,0 0 0 0 0,0-1 1 0 0,0 2-1 0 0,1-1 0 0 0,-1 0 0 0 0,1 1 0 0 0,1 0 0 0 0,-1 0 1 0 0,1 0-1 0 0,0 0 0 0 0,0 1 0 0 0,1-1 0 0 0,-2 8 0 0 0,-1 1 65 0 0,2 1 0 0 0,0 0 0 0 0,0 0 0 0 0,2 0 0 0 0,0 0 0 0 0,0 0 0 0 0,4 20 0 0 0,-2-22-86 0 0,2 0 1 0 0,0 1 0 0 0,1-1-1 0 0,0 0 1 0 0,1-1 0 0 0,0 1-1 0 0,1-1 1 0 0,1 0 0 0 0,0 0-1 0 0,1-1 1 0 0,0 0-1 0 0,17 18 1 0 0,22 17-2666 0 0,-47-47 2522 0 0,0 0 0 0 0,0 1 0 0 0,0-1 1 0 0,-1 0-1 0 0,1 0 0 0 0,0 0 0 0 0,0 0 0 0 0,0 0 0 0 0,0 0 0 0 0,0 0 0 0 0,0 1 0 0 0,0-1 0 0 0,0 0 0 0 0,-1 0 1 0 0,1 0-1 0 0,0 0 0 0 0,0 0 0 0 0,0 0 0 0 0,0 0 0 0 0,0 0 0 0 0,0 0 0 0 0,-1 0 0 0 0,1 0 0 0 0,0 0 1 0 0,0 0-1 0 0,0 0 0 0 0,0 0 0 0 0,0 0 0 0 0,0 0 0 0 0,-1 0 0 0 0,1 0 0 0 0,0 0 0 0 0,0 0 0 0 0,0 0 0 0 0,0 0 1 0 0,0 0-1 0 0,-1 0 0 0 0,1 0 0 0 0,0 0 0 0 0,0 0 0 0 0,0 0 0 0 0,0 0 0 0 0,0 0 0 0 0,0 0 0 0 0,0-1 1 0 0,-1 1-1 0 0,1 0 0 0 0,0 0 0 0 0</inkml:trace>
  <inkml:trace contextRef="#ctx0" brushRef="#br0" timeOffset="165216.74">8823 2264 6447 0 0,'-16'-5'524'0'0,"16"5"-177"0"0,-1 0 1 0 0,0 0-1 0 0,0 0 1 0 0,1 0-1 0 0,-1 0 1 0 0,0 0-1 0 0,1 0 1 0 0,-1 0-1 0 0,0 1 1 0 0,1-1-1 0 0,-1 0 1 0 0,0 0-1 0 0,1 1 1 0 0,-1-1-1 0 0,0 1 1 0 0,1-1-1 0 0,-1 0 1 0 0,1 1-1 0 0,-1-1 1 0 0,1 1 0 0 0,-1-1-1 0 0,0 2 1 0 0,1-1 162 0 0,-1 0 1 0 0,1 0 0 0 0,-1 0-1 0 0,1 0 1 0 0,-1 0 0 0 0,1 1 0 0 0,0-1-1 0 0,0 0 1 0 0,-1 0 0 0 0,1 0 0 0 0,0 0-1 0 0,0 1 1 0 0,0-1 0 0 0,1 2-1 0 0,4 12-576 0 0,-4-13 135 0 0,0-1 0 0 0,0 1 0 0 0,1 0 0 0 0,-1-1 0 0 0,0 1 0 0 0,1-1 0 0 0,0 0 1 0 0,-1 0-1 0 0,1 1 0 0 0,0-1 0 0 0,-1 0 0 0 0,1 0 0 0 0,0-1 0 0 0,0 1 0 0 0,0 0 0 0 0,0-1 0 0 0,0 1 1 0 0,0-1-1 0 0,0 1 0 0 0,0-1 0 0 0,0 0 0 0 0,0 0 0 0 0,0 0 0 0 0,0 0 0 0 0,0 0 0 0 0,0 0 0 0 0,0-1 1 0 0,0 1-1 0 0,2-2 0 0 0,8-1 173 0 0,0-1 1 0 0,-1 0 0 0 0,19-10 0 0 0,-22 10 133 0 0,78-40-402 0 0,-82 43-639 0 0,5-4 46 0 0,18-10 309 0 0,-12 6-11 0 0,1 1 0 0 0,-1 0 1 0 0,2 0-1 0 0,-1 2 0 0 0,34-9 1 0 0,-49 15 306 0 0,0 0 0 0 0,0 0 1 0 0,0 0-1 0 0,1 1 0 0 0,-1-1 0 0 0,0 0 1 0 0,0 1-1 0 0,0-1 0 0 0,0 1 0 0 0,0-1 1 0 0,1 1-1 0 0,-1-1 0 0 0,0 1 0 0 0,0 0 1 0 0,-1 0-1 0 0,1-1 0 0 0,0 1 0 0 0,0 0 1 0 0,0 0-1 0 0,0 0 0 0 0,-1 0 0 0 0,1 0 1 0 0,0 0-1 0 0,-1 0 0 0 0,1 0 0 0 0,-1 1 1 0 0,1-1-1 0 0,-1 0 0 0 0,0 0 0 0 0,1 0 1 0 0,-1 0-1 0 0,0 1 0 0 0,0-1 0 0 0,0 2 1 0 0,1 7 52 0 0,0 0 1 0 0,0-1-1 0 0,-2 12 0 0 0,1-17-9 0 0,-2 19 271 0 0,-7 33-1 0 0,6-43-118 0 0,0 1 0 0 0,1 1-1 0 0,0-1 1 0 0,1 0 0 0 0,1 0 0 0 0,3 25 0 0 0,-3-38-162 0 0,0 0 1 0 0,0 0-1 0 0,0 0 1 0 0,0 0 0 0 0,0 0-1 0 0,1-1 1 0 0,-1 1-1 0 0,0 0 1 0 0,1 0-1 0 0,-1 0 1 0 0,0 0-1 0 0,1 0 1 0 0,-1-1 0 0 0,1 1-1 0 0,0 0 1 0 0,-1 0-1 0 0,1-1 1 0 0,0 2-1 0 0,0-2-15 0 0,-1 0-1 0 0,1-1 1 0 0,-1 1 0 0 0,0 0-1 0 0,1 0 1 0 0,-1 0-1 0 0,1 0 1 0 0,-1 0-1 0 0,0-1 1 0 0,1 1 0 0 0,-1 0-1 0 0,0 0 1 0 0,1-1-1 0 0,-1 1 1 0 0,0 0-1 0 0,1 0 1 0 0,-1-1 0 0 0,0 1-1 0 0,1 0 1 0 0,-1-1-1 0 0,0 1 1 0 0,0-1-1 0 0,0 1 1 0 0,1 0-1 0 0,-1-1 1 0 0,0 0 0 0 0,12-33-349 0 0,-7 8-517 0 0,9-55 155 0 0,-13 71-1344 0 0,-1 0-1 0 0,0 0 1 0 0,-2-15-1 0 0,-1 10-4165 0 0</inkml:trace>
  <inkml:trace contextRef="#ctx0" brushRef="#br0" timeOffset="165217.74">9185 2169 9167 0 0,'0'0'100'0'0,"-15"-1"177"0"0,15 1-203 0 0,-1 0 0 0 0,1 0 0 0 0,0 0 0 0 0,-1 0-1 0 0,1 0 1 0 0,0 0 0 0 0,0 0 0 0 0,-1 0 0 0 0,1 0-1 0 0,0 0 1 0 0,-1 0 0 0 0,1 0 0 0 0,0 0 0 0 0,0 0-1 0 0,-1 0 1 0 0,1 0 0 0 0,0 0 0 0 0,0 0 0 0 0,-1 1-1 0 0,1-1 1 0 0,0 0 0 0 0,0 0 0 0 0,-1 0 0 0 0,1 0 0 0 0,0 1-1 0 0,0-1 1 0 0,0 0 0 0 0,-1 0 0 0 0,1 1 0 0 0,0-1-1 0 0,0 0 1 0 0,0 0 0 0 0,0 1 0 0 0,-1-1 0 0 0,1 0-1 0 0,0 0 1 0 0,0 1 0 0 0,0-1 0 0 0,0 0 0 0 0,0 0-1 0 0,0 1 1 0 0,0-1 0 0 0,0 0 0 0 0,0 1 0 0 0,0-1-1 0 0,0 0 1 0 0,0 0 0 0 0,0 1 0 0 0,0-1 0 0 0,0 0 0 0 0,0 1-1 0 0,1-1 1 0 0,-1 1 0 0 0,0-1 146 0 0,1 1-1 0 0,0-1 1 0 0,0 1-1 0 0,-1-1 1 0 0,1 0 0 0 0,0 1-1 0 0,0-1 1 0 0,-1 0-1 0 0,1 1 1 0 0,0-1-1 0 0,0 0 1 0 0,0 0 0 0 0,-1 0-1 0 0,1 0 1 0 0,0 0-1 0 0,0 0 1 0 0,0 0 0 0 0,0 0-1 0 0,-1 0 1 0 0,1 0-1 0 0,0 0 1 0 0,0 0 0 0 0,0-1-1 0 0,0 1 1 0 0,22-7-821 0 0,-23 7 564 0 0,13-5-4391 0 0,3 0-1559 0 0</inkml:trace>
  <inkml:trace contextRef="#ctx0" brushRef="#br0" timeOffset="165667.66">9469 2170 4143 0 0,'-3'18'20'0'0,"2"-15"1404"0"0,0 1 1 0 0,0-1 0 0 0,0 0-1 0 0,0 0 1 0 0,0 1 0 0 0,-1-1-1 0 0,1 0 1 0 0,-1 0 0 0 0,-4 5-1 0 0,-9 7 790 0 0,13-14-2064 0 0,1 1 0 0 0,-1 0 0 0 0,0 0-1 0 0,1 0 1 0 0,0 0 0 0 0,0 0 0 0 0,-1 1-1 0 0,1-1 1 0 0,0 0 0 0 0,1 1 0 0 0,-1-1 0 0 0,0 0-1 0 0,1 1 1 0 0,-1 2 0 0 0,1-4-137 0 0,-1 0 0 0 0,1 0 0 0 0,0 0-1 0 0,0 0 1 0 0,0 0 0 0 0,0 0 0 0 0,0 0 0 0 0,0 0 0 0 0,1 0 0 0 0,-1 0 0 0 0,0 0-1 0 0,0 0 1 0 0,1 0 0 0 0,-1 0 0 0 0,1 0 0 0 0,-1-1 0 0 0,1 1 0 0 0,-1 0 0 0 0,1 0-1 0 0,-1 0 1 0 0,1-1 0 0 0,0 1 0 0 0,-1 0 0 0 0,1-1 0 0 0,0 1 0 0 0,-1 0 0 0 0,1-1-1 0 0,0 1 1 0 0,0-1 0 0 0,0 1 0 0 0,0-1 0 0 0,0 1 0 0 0,0-1 0 0 0,-1 0-1 0 0,1 0 1 0 0,0 1 0 0 0,2-1 0 0 0,1 1 1 0 0,1-1 0 0 0,-1 0 0 0 0,1 1 0 0 0,-1-1 0 0 0,1-1 0 0 0,-1 1 0 0 0,1-1 0 0 0,-1 0 0 0 0,0 0 0 0 0,1 0 0 0 0,-1 0 0 0 0,0-1 0 0 0,5-2 0 0 0,-7 3 9 0 0,1-1 0 0 0,-1 1 0 0 0,1 0 0 0 0,0 0 0 0 0,0 1 0 0 0,-1-1 0 0 0,1 0-1 0 0,0 1 1 0 0,0-1 0 0 0,0 1 0 0 0,0 0 0 0 0,0 0 0 0 0,-1 0 0 0 0,1 1 0 0 0,0-1 0 0 0,0 1 0 0 0,0-1 0 0 0,0 1-1 0 0,-1 0 1 0 0,1 0 0 0 0,4 2 0 0 0,-5-1 8 0 0,0 0 0 0 0,0 0 0 0 0,0 0 0 0 0,0 0 0 0 0,-1 1 0 0 0,1-1 0 0 0,0 1 0 0 0,-1-1 0 0 0,0 1 0 0 0,1-1 0 0 0,-1 1 1 0 0,0 0-1 0 0,0-1 0 0 0,-1 1 0 0 0,1 0 0 0 0,-1 0 0 0 0,1 0 0 0 0,-1-1 0 0 0,0 1 0 0 0,0 0 0 0 0,-1 5 0 0 0,-3 29 104 0 0,-2 0 1 0 0,-1-1-1 0 0,-2 0 1 0 0,-22 55-1 0 0,16-47-151 0 0,15-44-2 0 0,0 1-1 0 0,0-1 1 0 0,0 0-1 0 0,0 0 1 0 0,0 0-1 0 0,0 1 1 0 0,0-1-1 0 0,0 0 1 0 0,0 0-1 0 0,-1 0 1 0 0,1 1-1 0 0,0-1 1 0 0,0 0-1 0 0,0 0 1 0 0,0 0-1 0 0,0 0 1 0 0,0 1-1 0 0,-1-1 1 0 0,1 0-1 0 0,0 0 1 0 0,0 0-1 0 0,0 0 1 0 0,0 0-1 0 0,-1 0 1 0 0,1 1-1 0 0,0-1 1 0 0,0 0-1 0 0,0 0 1 0 0,-1 0-1 0 0,1 0 1 0 0,0 0-1 0 0,0 0 1 0 0,-1 0-1 0 0,1 0 1 0 0,0 0-1 0 0,0 0 1 0 0,0 0-1 0 0,-1 0 1 0 0,1 0-1 0 0,0 0 1 0 0,0 0-1 0 0,-9-8-771 0 0,-4-14-495 0 0,12 19 838 0 0,1 1-1 0 0,-1-1 1 0 0,1 0-1 0 0,-1 0 1 0 0,1 0-1 0 0,0 0 1 0 0,1-6-1 0 0,1-2-6492 0 0</inkml:trace>
  <inkml:trace contextRef="#ctx0" brushRef="#br0" timeOffset="166022.64">9668 2232 6447 0 0,'-1'2'329'0'0,"-1"0"-1"0"0,1 0 0 0 0,0 0 0 0 0,0 0 1 0 0,0 0-1 0 0,0 0 0 0 0,0 0 0 0 0,0 1 1 0 0,0-1-1 0 0,1 0 0 0 0,-1 0 0 0 0,1 1 1 0 0,0 2-1 0 0,-1 37 6925 0 0,2-18-5031 0 0,-2-8-1748 0 0,0-1 0 0 0,2 1 1 0 0,0-1-1 0 0,0 1 0 0 0,5 18 0 0 0,-5-30-356 0 0,0-1 0 0 0,1 0 0 0 0,-1 1-1 0 0,0-1 1 0 0,1 0 0 0 0,0 0-1 0 0,0 0 1 0 0,0 0 0 0 0,0 0-1 0 0,0 0 1 0 0,1-1 0 0 0,3 5-1 0 0,-3-6-82 0 0,-1 1 0 0 0,0-1 0 0 0,1 0 0 0 0,0 0 0 0 0,-1 0 1 0 0,1 0-1 0 0,0 0 0 0 0,-1 0 0 0 0,1-1 0 0 0,0 0 0 0 0,0 1 0 0 0,-1-1 0 0 0,1 0 0 0 0,0 0 0 0 0,0 0 0 0 0,-1-1 0 0 0,1 1 0 0 0,4-2 0 0 0,-6 2-35 0 0,3 0-17 0 0,-1-1 0 0 0,1 1 0 0 0,0-1 0 0 0,-1 0 0 0 0,1 0 0 0 0,0 0-1 0 0,-1 0 1 0 0,1-1 0 0 0,-1 0 0 0 0,0 0 0 0 0,1 0 0 0 0,-1 0 0 0 0,0 0 0 0 0,0 0 0 0 0,0-1 0 0 0,-1 1 0 0 0,1-1 0 0 0,0 0 0 0 0,-1 0 0 0 0,4-6-1 0 0,1-6-345 0 0,-1-1-1 0 0,0 0 1 0 0,-1 0-1 0 0,-1 0 1 0 0,3-27-1 0 0,0 4-6017 0 0,-3 23-786 0 0</inkml:trace>
  <inkml:trace contextRef="#ctx0" brushRef="#br0" timeOffset="166439.37">9922 2345 10591 0 0,'-1'39'1156'0'0,"1"-31"89"0"0,1-1 1 0 0,0 1 0 0 0,0-1-1 0 0,1 0 1 0 0,4 12 0 0 0,-6-19-1188 0 0,0 0 0 0 0,0 1 0 0 0,0-1 0 0 0,0 0 1 0 0,0 0-1 0 0,0 0 0 0 0,0 1 0 0 0,0-1 1 0 0,0 0-1 0 0,0 0 0 0 0,1 0 0 0 0,-1 0 0 0 0,0 1 1 0 0,0-1-1 0 0,0 0 0 0 0,0 0 0 0 0,0 0 1 0 0,0 0-1 0 0,1 0 0 0 0,-1 0 0 0 0,0 1 0 0 0,0-1 1 0 0,0 0-1 0 0,0 0 0 0 0,1 0 0 0 0,-1 0 1 0 0,0 0-1 0 0,0 0 0 0 0,0 0 0 0 0,1 0 0 0 0,-1 0 1 0 0,0 0-1 0 0,0 0 0 0 0,0 0 0 0 0,1 0 1 0 0,-1 0-1 0 0,0 0 0 0 0,0 0 0 0 0,0 0 0 0 0,1 0 1 0 0,-1 0-1 0 0,0 0 0 0 0,0 0 0 0 0,0 0 1 0 0,0 0-1 0 0,1 0 0 0 0,-1-1 0 0 0,9-10 993 0 0,4-16-601 0 0,-8 8-434 0 0,1 1 0 0 0,0 0-1 0 0,2 0 1 0 0,0 0 0 0 0,18-26-1 0 0,-17 31-700 0 0,1 0-1 0 0,0 1 1 0 0,1 0 0 0 0,15-12-1 0 0,-8 4-1960 0 0,-15 17 1389 0 0,0-1-1 0 0,0 1 1 0 0,0-1 0 0 0,1 1-1 0 0,-1 0 1 0 0,8-4-1 0 0,-8 6 32 0 0,-1 1 116 0 0</inkml:trace>
  <inkml:trace contextRef="#ctx0" brushRef="#br0" timeOffset="166810.37">10137 2262 1375 0 0,'1'6'545'0'0,"0"-1"0"0"0,0 1-1 0 0,1-1 1 0 0,0 0 0 0 0,0 0-1 0 0,0 1 1 0 0,1-1 0 0 0,-1-1-1 0 0,6 9 1 0 0,-4-7 262 0 0,-1-1 81 0 0,1 1 0 0 0,0-1 0 0 0,0 1-1 0 0,0-1 1 0 0,0 0 0 0 0,1 0 0 0 0,10 7 0 0 0,-13-10-648 0 0,0-1-1 0 0,1 0 1 0 0,-1 0 0 0 0,0 0-1 0 0,1 0 1 0 0,-1 0 0 0 0,1-1-1 0 0,-1 1 1 0 0,1-1-1 0 0,-1 1 1 0 0,1-1 0 0 0,-1 0-1 0 0,1 0 1 0 0,-1 0 0 0 0,1 0-1 0 0,-1-1 1 0 0,1 1-1 0 0,-1-1 1 0 0,1 1 0 0 0,-1-1-1 0 0,1 0 1 0 0,-1 0 0 0 0,4-2-1 0 0,5-4-105 0 0,-1 0 0 0 0,1-1 0 0 0,-1 0 0 0 0,-1-1 0 0 0,0 0 0 0 0,0-1 0 0 0,-1 0 0 0 0,0 0 0 0 0,0-1 0 0 0,-1 0 0 0 0,-1 0 0 0 0,0-1 0 0 0,9-22 0 0 0,-15 33-134 0 0,1 0 0 0 0,-1-1 0 0 0,0 1 1 0 0,1 0-1 0 0,-1 0 0 0 0,0-1 0 0 0,0 1 0 0 0,0 0 0 0 0,0 0 0 0 0,0-1 0 0 0,0 1 0 0 0,0 0 1 0 0,-1-3-1 0 0,1 4 0 0 0,0-1 0 0 0,-1 1 0 0 0,1-1 0 0 0,0 1 0 0 0,-1-1 0 0 0,1 1 0 0 0,0 0 0 0 0,-1-1 0 0 0,1 1 0 0 0,-1-1 0 0 0,1 1 0 0 0,-1 0 1 0 0,1-1-1 0 0,0 1 0 0 0,-1 0 0 0 0,1 0 0 0 0,-1-1 0 0 0,0 1 0 0 0,1 0 0 0 0,-1 0 0 0 0,0 0 0 0 0,-2-1-1 0 0,1 1 0 0 0,0 0 0 0 0,-1 1 0 0 0,1-1-1 0 0,0 0 1 0 0,-1 1 0 0 0,1-1 0 0 0,0 1 0 0 0,-1 0 0 0 0,1 0-1 0 0,0 0 1 0 0,-3 1 0 0 0,0 2-8 0 0,1-1 0 0 0,0 0 0 0 0,0 1 0 0 0,0 0 1 0 0,0 0-1 0 0,1 0 0 0 0,0 0 0 0 0,-1 1 0 0 0,1-1 0 0 0,1 1 0 0 0,-1 0 0 0 0,1 0 0 0 0,0 0 0 0 0,0 0 0 0 0,0 0 0 0 0,1 0 0 0 0,0 0 0 0 0,0 1 0 0 0,0-1 1 0 0,1 0-1 0 0,-1 1 0 0 0,1-1 0 0 0,1 1 0 0 0,0 6 0 0 0,-1-5 42 0 0,1-1 0 0 0,0 1 1 0 0,1 0-1 0 0,-1 0 0 0 0,1-1 1 0 0,0 1-1 0 0,1 0 0 0 0,0-1 1 0 0,0 0-1 0 0,0 0 0 0 0,1 0 0 0 0,-1 0 1 0 0,2-1-1 0 0,-1 1 0 0 0,0-1 1 0 0,1 0-1 0 0,0 0 0 0 0,9 6 0 0 0,-4-6-2 0 0,-8-4-126 0 0,10-3-13 0 0,2-1 55 0 0,-8 1-97 0 0,0 0 0 0 0,0 1 0 0 0,0 0-1 0 0,0 0 1 0 0,11 1 0 0 0</inkml:trace>
  <inkml:trace contextRef="#ctx0" brushRef="#br0" timeOffset="166811.37">10795 2163 11055 0 0,'-2'29'3409'0'0,"0"0"0"0"0,3 28 1 0 0,20 116-129 0 0,-20-166-3305 0 0,3 12 47 0 0,-3-19-46 0 0,-1 0 1 0 0,0 0-1 0 0,0 1 0 0 0,0-1 0 0 0,0 0 1 0 0,0 0-1 0 0,0 0 0 0 0,0 1 1 0 0,1-1-1 0 0,-1 0 0 0 0,0 0 0 0 0,0 0 1 0 0,0 1-1 0 0,1-1 0 0 0,-1 0 0 0 0,0 0 1 0 0,0 0-1 0 0,0 0 0 0 0,1 0 1 0 0,-1 1-1 0 0,0-1 0 0 0,0 0 0 0 0,1 0 1 0 0,-1 0-1 0 0,0 0 0 0 0,0 0 1 0 0,1 0-1 0 0,-1 0 0 0 0,0 0 0 0 0,0 0 1 0 0,1 0-1 0 0,-1 0 0 0 0,0 0 1 0 0,1 0-1 0 0,-1 0 0 0 0,0 0 0 0 0,0 0 1 0 0,1 0-1 0 0,-1-1 0 0 0,0 1 1 0 0,0 0-1 0 0,0 0 0 0 0,1 0 0 0 0,-1 0 1 0 0,0 0-1 0 0,0-1 0 0 0,0 1 1 0 0,1 0-1 0 0,2-2-516 0 0,0-2-77 0 0</inkml:trace>
  <inkml:trace contextRef="#ctx0" brushRef="#br0" timeOffset="167180.34">10755 2125 3223 0 0,'-1'0'288'0'0,"1"-2"-288"0"0,1 1 1440 0 0,1-1 224 0 0,1 1 56 0 0,-1-3 8 0 0,5-2-728 0 0,2-1-136 0 0,1-1-32 0 0,1-1-8 0 0,1 1-992 0 0,1 0-200 0 0,1-1-40 0 0,0 2-8 0 0</inkml:trace>
  <inkml:trace contextRef="#ctx0" brushRef="#br0" timeOffset="167600.9">11013 2241 4031 0 0,'1'25'-15'0'0,"8"70"2567"0"0,-6-78-1087 0 0,0 0 0 0 0,1 0 0 0 0,9 23 1 0 0,-13-39-1396 0 0,0-1 1 0 0,0 1 0 0 0,0-1-1 0 0,0 1 1 0 0,1-1 0 0 0,-1 1-1 0 0,0-1 1 0 0,0 1-1 0 0,0-1 1 0 0,1 1 0 0 0,-1-1-1 0 0,0 1 1 0 0,0-1 0 0 0,1 1-1 0 0,-1-1 1 0 0,0 1 0 0 0,1-1-1 0 0,-1 0 1 0 0,1 1 0 0 0,-1-1-1 0 0,1 0 1 0 0,-1 1-1 0 0,0-1 1 0 0,1 0 0 0 0,-1 1-1 0 0,1-1 1 0 0,-1 0 0 0 0,1 0-1 0 0,-1 0 1 0 0,1 1 0 0 0,0-1-1 0 0,-1 0 1 0 0,1 0 0 0 0,-1 0-1 0 0,1 0 1 0 0,-1 0-1 0 0,1 0 1 0 0,-1 0 0 0 0,1 0-1 0 0,0 0 1 0 0,-1-1 0 0 0,1 1-1 0 0,-1 0 1 0 0,1 0 0 0 0,-1 0-1 0 0,1-1 1 0 0,-1 1 0 0 0,1 0-1 0 0,-1 0 1 0 0,1-1-1 0 0,-1 1 1 0 0,0 0 0 0 0,1-1-1 0 0,-1 1 1 0 0,1-1 0 0 0,-1 1-1 0 0,0 0 1 0 0,1-1 0 0 0,-1 1-1 0 0,0-1 1 0 0,0 1 0 0 0,1-1-1 0 0,-1 1 1 0 0,0-2-1 0 0,22-40 1346 0 0,-19 33-1055 0 0,-2 8-290 0 0,11-22 1070 0 0,16-26 0 0 0,-24 44-1025 0 0,0-1 0 0 0,0 1-1 0 0,0 0 1 0 0,1 0-1 0 0,0 1 1 0 0,0-1 0 0 0,0 1-1 0 0,0 0 1 0 0,0 0-1 0 0,7-3 1 0 0,-10 7-84 0 0,-1-1 1 0 0,1 0 0 0 0,0 1-1 0 0,-1-1 1 0 0,1 1 0 0 0,0 0-1 0 0,0-1 1 0 0,-1 1 0 0 0,1 0-1 0 0,0 0 1 0 0,0 0 0 0 0,-1 0-1 0 0,1 0 1 0 0,0 1 0 0 0,0-1-1 0 0,-1 1 1 0 0,1-1 0 0 0,0 1-1 0 0,-1-1 1 0 0,1 1 0 0 0,0 0-1 0 0,-1 0 1 0 0,1 0 0 0 0,-1 0-1 0 0,0 0 1 0 0,1 0 0 0 0,-1 0-1 0 0,2 2 1 0 0,3 3 99 0 0,-1 1 0 0 0,0 0 1 0 0,-1 0-1 0 0,7 13 0 0 0,-9-15-92 0 0,3 6 28 0 0,0 0 0 0 0,-2 1 0 0 0,1-1 0 0 0,-1 1 0 0 0,2 21 0 0 0,6 24-27 0 0,-11-56-124 0 0,0 1 0 0 0,1-1 0 0 0,-1 0 0 0 0,1 1 0 0 0,-1-1 0 0 0,1 0 0 0 0,-1 1-1 0 0,1-1 1 0 0,0 0 0 0 0,0 0 0 0 0,0 1 0 0 0,0-1 0 0 0,0 0 0 0 0,0 0 0 0 0,0 0 0 0 0,0 0 0 0 0,0-1 0 0 0,0 1-1 0 0,1 0 1 0 0,-1 0 0 0 0,0-1 0 0 0,0 1 0 0 0,1 0 0 0 0,-1-1 0 0 0,1 0 0 0 0,-1 1 0 0 0,0-1 0 0 0,1 0 0 0 0,-1 1 0 0 0,1-1-1 0 0,-1 0 1 0 0,1 0 0 0 0,-1 0 0 0 0,1-1 0 0 0,-1 1 0 0 0,0 0 0 0 0,3-1 0 0 0,4-1-7616 0 0</inkml:trace>
  <inkml:trace contextRef="#ctx0" brushRef="#br0" timeOffset="167966.4">11636 2508 1839 0 0,'0'1'272'0'0,"0"-1"0"0"0,0 0 0 0 0,0 1 0 0 0,0-1 0 0 0,0 1-1 0 0,0-1 1 0 0,0 1 0 0 0,0-1 0 0 0,0 1 0 0 0,0-1-1 0 0,0 1 1 0 0,0-1 0 0 0,0 1 0 0 0,0-1 0 0 0,0 0 0 0 0,0 1-1 0 0,1-1 1 0 0,-1 1 0 0 0,0-1 0 0 0,0 0 0 0 0,0 1-1 0 0,1-1 1 0 0,-1 1 0 0 0,0-1 0 0 0,1 0 0 0 0,-1 1 0 0 0,0-1-1 0 0,1 0 1 0 0,-1 0 0 0 0,0 1 0 0 0,1-1 0 0 0,-1 0-1 0 0,1 0 1 0 0,-1 1 0 0 0,1-1 0 0 0,-1 0 0 0 0,0 0 0 0 0,1 0-1 0 0,-1 0 1 0 0,1 0 0 0 0,-1 0 0 0 0,1 0 0 0 0,-1 0-1 0 0,1 0 1 0 0,-1 0 0 0 0,1 0 0 0 0,-1 0 0 0 0,0 0 0 0 0,1 0-1 0 0,-1 0 1 0 0,1 0 0 0 0,-1 0 0 0 0,1-1 0 0 0,1 0 103 0 0,0 1 0 0 0,-1-1 1 0 0,1 0-1 0 0,-1 0 0 0 0,1 0 1 0 0,-1 0-1 0 0,1-1 0 0 0,-1 1 1 0 0,0 0-1 0 0,1-1 1 0 0,0 0-1 0 0,17-34 241 0 0,-2-1 0 0 0,-2 0 1 0 0,-1-2-1 0 0,11-50 0 0 0,-24 87-578 0 0,-1 1 0 0 0,1-1-1 0 0,-1 1 1 0 0,0-1 0 0 0,1 1 0 0 0,-1-1 0 0 0,0 0-1 0 0,0 1 1 0 0,0-1 0 0 0,0 1 0 0 0,-1-1 0 0 0,1 0-1 0 0,0 1 1 0 0,-1-1 0 0 0,1 1 0 0 0,-1-1 0 0 0,0-1-1 0 0,0 2-25 0 0,1 1-1 0 0,-1-1 0 0 0,0 1 0 0 0,1-1 1 0 0,-1 1-1 0 0,0 0 0 0 0,1-1 1 0 0,-1 1-1 0 0,0 0 0 0 0,0 0 0 0 0,1-1 1 0 0,-1 1-1 0 0,0 0 0 0 0,0 0 0 0 0,0 0 1 0 0,1 0-1 0 0,-1 0 0 0 0,0 0 1 0 0,0 0-1 0 0,0 0 0 0 0,1 0 0 0 0,-1 1 1 0 0,0-1-1 0 0,-1 0 0 0 0,-7 4-9 0 0,0 0 1 0 0,0 0-1 0 0,0 1 0 0 0,-10 8 0 0 0,5-4 17 0 0,6-4-19 0 0,1 0 0 0 0,0 0 0 0 0,0 1 0 0 0,1 0 0 0 0,-1 0 0 0 0,1 0 0 0 0,1 1 0 0 0,-1 0 0 0 0,1 0 0 0 0,0 1 0 0 0,-7 14 0 0 0,5-5 0 0 0,1-1 0 0 0,0 1 0 0 0,1 0 0 0 0,-6 35 0 0 0,11-49 20 0 0,-1 0-1 0 0,1 1 1 0 0,0-1-1 0 0,0 0 1 0 0,0 0-1 0 0,0 1 1 0 0,1-1-1 0 0,-1 0 1 0 0,1 0-1 0 0,0 0 1 0 0,0 0-1 0 0,0 0 1 0 0,0 0-1 0 0,0 0 1 0 0,1 0 0 0 0,-1 0-1 0 0,1 0 1 0 0,0-1-1 0 0,0 1 1 0 0,0-1-1 0 0,0 1 1 0 0,1-1-1 0 0,-1 0 1 0 0,0 0-1 0 0,1 0 1 0 0,0 0-1 0 0,-1 0 1 0 0,1 0-1 0 0,0-1 1 0 0,0 0-1 0 0,0 1 1 0 0,0-1-1 0 0,0 0 1 0 0,0 0-1 0 0,0-1 1 0 0,1 1 0 0 0,-1-1-1 0 0,0 1 1 0 0,0-1-1 0 0,0 0 1 0 0,1 0-1 0 0,-1-1 1 0 0,0 1-1 0 0,0-1 1 0 0,0 1-1 0 0,1-1 1 0 0,-1 0-1 0 0,0 0 1 0 0,0 0-1 0 0,0-1 1 0 0,-1 1-1 0 0,1-1 1 0 0,0 0-1 0 0,0 0 1 0 0,-1 1 0 0 0,1-2-1 0 0,-1 1 1 0 0,4-4-1 0 0,0 0-3 0 0,0 0 0 0 0,0-1 0 0 0,-1 1 0 0 0,1-1 0 0 0,-1-1 0 0 0,-1 1 0 0 0,0-1 0 0 0,0 0 0 0 0,5-14 0 0 0,-3 4-20 0 0,11-39 4 0 0,-16 52-21 0 0,0 0 0 0 0,0 0 0 0 0,0 0-1 0 0,-1 0 1 0 0,0 0 0 0 0,0 0 0 0 0,-1-1 0 0 0,-1-8-1 0 0,2 14 21 0 0,0 0-1 0 0,0 0 0 0 0,0 0 0 0 0,0 0 0 0 0,0 0 0 0 0,0 0 0 0 0,0 0 0 0 0,0 0 0 0 0,0 0 0 0 0,0 0 0 0 0,0 0 0 0 0,-1 1 0 0 0,1-1 0 0 0,0 0 0 0 0,0 0 0 0 0,0 0 1 0 0,0 0-1 0 0,0 0 0 0 0,0 0 0 0 0,0 0 0 0 0,0 0 0 0 0,0 0 0 0 0,0 0 0 0 0,0 0 0 0 0,0 0 0 0 0,-1 0 0 0 0,1 0 0 0 0,0 0 0 0 0,0 0 0 0 0,0 0 0 0 0,0 0 1 0 0,0 0-1 0 0,0 0 0 0 0,0 0 0 0 0,0-1 0 0 0,0 1 0 0 0,0 0 0 0 0,0 0 0 0 0,0 0 0 0 0,0 0 0 0 0,-1 0 0 0 0,1 0 0 0 0,0 0 0 0 0,0 0 0 0 0,0 0 0 0 0,0 0 1 0 0,0 0-1 0 0,0 0 0 0 0,0 0 0 0 0,0 0 0 0 0,0 0 0 0 0,0 0 0 0 0,0-1 0 0 0,0 1 0 0 0,0 0 0 0 0,0 0 0 0 0,-3 13-15 0 0,-2 15 28 0 0,5-28-12 0 0,-1 9-3 0 0,-2 9 43 0 0,0 1 1 0 0,2 0-1 0 0,0 0 0 0 0,1-1 1 0 0,4 27-1 0 0,-4-44-57 0 0,0 1 0 0 0,1 0 0 0 0,0 0-1 0 0,-1-1 1 0 0,1 1 0 0 0,0-1 0 0 0,0 1 0 0 0,0-1-1 0 0,0 1 1 0 0,0-1 0 0 0,0 1 0 0 0,0-1 0 0 0,0 0-1 0 0,1 1 1 0 0,-1-1 0 0 0,0 0 0 0 0,1 0 0 0 0,-1 0-1 0 0,1 0 1 0 0,-1 0 0 0 0,1-1 0 0 0,0 1 0 0 0,-1 0-1 0 0,1-1 1 0 0,0 1 0 0 0,-1-1 0 0 0,1 0 0 0 0,0 1 0 0 0,0-1-1 0 0,2 0 1 0 0,2 0-273 0 0,-1 0-1 0 0,1-1 1 0 0,0 0 0 0 0,-1 0-1 0 0,1 0 1 0 0,-1-1 0 0 0,8-2-1 0 0,-10 3-421 0 0</inkml:trace>
  <inkml:trace contextRef="#ctx0" brushRef="#br0" timeOffset="168431.22">12044 2330 2303 0 0,'-12'35'10360'0'0,"8"1"-4386"0"0,5-11-4047 0 0,5 26 0 0 0,0 11-979 0 0,8 195 809 0 0,-6-182-2041 0 0,26 104-1 0 0,-33-172 154 0 0,0-4 37 0 0,-1 0-1 0 0,1 0 1 0 0,-1 0 0 0 0,1 0 0 0 0,0 0 0 0 0,0 0-1 0 0,0 0 1 0 0,1-1 0 0 0,-1 1 0 0 0,1 0 0 0 0,-1-1-1 0 0,5 5 1 0 0,-6-7 74 0 0,1 0 0 0 0,-1 0 0 0 0,1 0 0 0 0,-1 0 0 0 0,0 0-1 0 0,1 0 1 0 0,-1-1 0 0 0,0 1 0 0 0,1 0 0 0 0,-1 0 0 0 0,0 0 0 0 0,1-1-1 0 0,-1 1 1 0 0,0 0 0 0 0,0 0 0 0 0,1-1 0 0 0,-1 1 0 0 0,0 0 0 0 0,0-1 0 0 0,1 1-1 0 0,-1 0 1 0 0,0-1 0 0 0,0 1 0 0 0,0 0 0 0 0,0-1 0 0 0,0 1 0 0 0,1 0 0 0 0,-1-1-1 0 0,0 1 1 0 0,0 0 0 0 0,0-1 0 0 0,0 0 0 0 0,3-14-195 0 0,1-31 55 0 0,-3-1-1 0 0,-1 0 0 0 0,-11-78 0 0 0,-2-35 880 0 0,13 135-561 0 0,1-1 0 0 0,1 0-1 0 0,1 1 1 0 0,7-31 0 0 0,-4 33 146 0 0,-1 1 110 0 0,1 0-1 0 0,1 0 1 0 0,10-21 0 0 0,-15 38-330 0 0,1 1 1 0 0,-1-1 0 0 0,1 0-1 0 0,0 1 1 0 0,0 0-1 0 0,0 0 1 0 0,0 0 0 0 0,1 0-1 0 0,0 0 1 0 0,0 1-1 0 0,0 0 1 0 0,0 0 0 0 0,0 0-1 0 0,1 0 1 0 0,-1 0-1 0 0,1 1 1 0 0,0 0 0 0 0,9-3-1 0 0,-12 5-63 0 0,0 0 1 0 0,0 0-1 0 0,0 0 0 0 0,0 0 1 0 0,0 1-1 0 0,0-1 0 0 0,0 1 1 0 0,0-1-1 0 0,0 1 0 0 0,0 0 1 0 0,0 0-1 0 0,0-1 0 0 0,0 2 1 0 0,0-1-1 0 0,0 0 0 0 0,-1 0 1 0 0,1 0-1 0 0,-1 1 0 0 0,1-1 1 0 0,-1 1-1 0 0,1-1 0 0 0,-1 1 1 0 0,0 0-1 0 0,1-1 0 0 0,-1 1 1 0 0,0 0-1 0 0,1 4 0 0 0,3 4 59 0 0,0 1 0 0 0,-1-1 0 0 0,6 20 0 0 0,-8-19-79 0 0,1 0 0 0 0,-1-1-1 0 0,-1 1 1 0 0,0 0 0 0 0,-1 0 0 0 0,0 0-1 0 0,-1 0 1 0 0,0 0 0 0 0,-3 15-1 0 0,3-22-98 0 0,0 1 0 0 0,-1-1 0 0 0,1 0 0 0 0,-1 0 0 0 0,0 0 0 0 0,0 0 0 0 0,0 0 0 0 0,-1 0 0 0 0,1 0 0 0 0,-1-1 0 0 0,0 1 0 0 0,0-1 0 0 0,0 0 0 0 0,-1 0-1 0 0,1 0 1 0 0,-1 0 0 0 0,1-1 0 0 0,-1 1 0 0 0,0-1 0 0 0,0 0 0 0 0,0 0 0 0 0,0 0 0 0 0,0-1 0 0 0,-1 1 0 0 0,-4 0 0 0 0,8-2 54 0 0,1 0 0 0 0,-1 0 1 0 0,1 0-1 0 0,-1 0 0 0 0,0 0 0 0 0,1 0 1 0 0,-1 0-1 0 0,1 0 0 0 0,-1 0 0 0 0,0 0 1 0 0,1 0-1 0 0,-1 0 0 0 0,1 0 0 0 0,-1 0 0 0 0,1-1 1 0 0,-1 1-1 0 0,0 0 0 0 0,1 0 0 0 0,-1-1 1 0 0,1 1-1 0 0,-1 0 0 0 0,1-1 0 0 0,0 1 1 0 0,-1-1-1 0 0,1 1 0 0 0,-1-1 0 0 0,1 1 1 0 0,0-1-1 0 0,-1 1 0 0 0,1-1 0 0 0,0 1 1 0 0,-1-1-1 0 0,1 0 0 0 0,-1 0-189 0 0,1-1 0 0 0,0 1 0 0 0,0-1 0 0 0,-1 1 0 0 0,1 0 0 0 0,0-1 0 0 0,0 1 0 0 0,0-1 0 0 0,0 1-1 0 0,1 0 1 0 0,-1-1 0 0 0,0 1 0 0 0,1-3 0 0 0,3-3-7199 0 0</inkml:trace>
  <inkml:trace contextRef="#ctx0" brushRef="#br0" timeOffset="168957.92">12454 2310 7831 0 0,'16'217'12833'0'0,"-4"-98"-10875"0"0,38 292-1040 0 0,-46-402-1623 0 0,0-17 220 0 0,1-18-98 0 0,-4-50 665 0 0,-3-1 1 0 0,-14-87-1 0 0,-2-37 899 0 0,17 180-654 0 0,1 0 0 0 0,1-1 0 0 0,1 1 0 0 0,0 0-1 0 0,2 0 1 0 0,9-29 0 0 0,-11 43-118 0 0,1 1-1 0 0,0 1 1 0 0,0-1-1 0 0,1 0 1 0 0,-1 1-1 0 0,1-1 1 0 0,0 1 0 0 0,1 0-1 0 0,-1 1 1 0 0,1-1-1 0 0,0 1 1 0 0,0 0-1 0 0,1 0 1 0 0,-1 0-1 0 0,1 1 1 0 0,12-6 0 0 0,-14 7-145 0 0,0 1 0 0 0,0 0 1 0 0,1-1-1 0 0,-1 1 1 0 0,0 1-1 0 0,1-1 0 0 0,-1 1 1 0 0,1 0-1 0 0,-1 0 1 0 0,0 0-1 0 0,1 0 0 0 0,-1 1 1 0 0,1 0-1 0 0,-1 0 1 0 0,0 0-1 0 0,1 0 0 0 0,-1 1 1 0 0,0 0-1 0 0,0 0 1 0 0,0 0-1 0 0,0 0 0 0 0,-1 0 1 0 0,1 1-1 0 0,-1 0 1 0 0,6 5-1 0 0,-3-1-55 0 0,-1-1 0 0 0,1 1 0 0 0,-2 1-1 0 0,1-1 1 0 0,-1 1 0 0 0,0 0 0 0 0,-1 0 0 0 0,0 0 0 0 0,0 0-1 0 0,-1 0 1 0 0,0 1 0 0 0,0-1 0 0 0,-1 1 0 0 0,1 14 0 0 0,-2-12-80 0 0,0 1 0 0 0,-1 0 0 0 0,0-1 0 0 0,0 1 0 0 0,-2-1 0 0 0,1 1 0 0 0,-1-1 0 0 0,-1 0 0 0 0,0 0 0 0 0,-9 16 0 0 0,7-17-123 0 0,0-1 0 0 0,-1 0 0 0 0,0 0 0 0 0,0-1 0 0 0,-12 11 0 0 0,15-15 81 0 0,-1 0-1 0 0,0 0 0 0 0,0-1 0 0 0,0 0 0 0 0,-1 0 1 0 0,1 0-1 0 0,-1 0 0 0 0,1-1 0 0 0,-1 0 0 0 0,0 0 1 0 0,-7 1-1 0 0,11-2-2 0 0,0-1 1 0 0,0 0-1 0 0,0 0 0 0 0,0 0 1 0 0,0 0-1 0 0,0 0 1 0 0,0 0-1 0 0,0-1 1 0 0,0 1-1 0 0,0-1 0 0 0,1 1 1 0 0,-1-1-1 0 0,0 0 1 0 0,0 0-1 0 0,0 0 1 0 0,1 0-1 0 0,-1 0 1 0 0,1 0-1 0 0,-1 0 0 0 0,1 0 1 0 0,-1-1-1 0 0,1 1 1 0 0,-1-1-1 0 0,1 1 1 0 0,0-1-1 0 0,0 1 0 0 0,0-1 1 0 0,0 0-1 0 0,0 1 1 0 0,-1-4-1 0 0,2 5 40 0 0,0-1-1 0 0,1 1 0 0 0,-1-1 1 0 0,0 1-1 0 0,0 0 0 0 0,0-1 1 0 0,1 1-1 0 0,-1-1 0 0 0,0 1 1 0 0,0-1-1 0 0,1 1 1 0 0,-1 0-1 0 0,0-1 0 0 0,1 1 1 0 0,-1 0-1 0 0,1-1 0 0 0,-1 1 1 0 0,0 0-1 0 0,1 0 1 0 0,-1-1-1 0 0,1 1 0 0 0,-1 0 1 0 0,1 0-1 0 0,-1 0 0 0 0,0-1 1 0 0,1 1-1 0 0,-1 0 1 0 0,1 0-1 0 0,0 0 0 0 0,1 0-646 0 0,5-3-6759 0 0</inkml:trace>
  <inkml:trace contextRef="#ctx0" brushRef="#br0" timeOffset="169429.26">12946 2453 14279 0 0,'-1'7'337'0'0,"0"6"1379"0"0,2-13-1618 0 0,-1 1 1 0 0,0-1-1 0 0,0 0 1 0 0,1 0-1 0 0,-1 1 1 0 0,0-1-1 0 0,0 0 1 0 0,1 0-1 0 0,-1 0 1 0 0,0 0 0 0 0,1 1-1 0 0,-1-1 1 0 0,0 0-1 0 0,1 0 1 0 0,-1 0-1 0 0,0 0 1 0 0,1 0-1 0 0,-1 0 1 0 0,0 0-1 0 0,1 0 1 0 0,-1 0-1 0 0,0 0 1 0 0,1 0-1 0 0,-1 0 1 0 0,0 0-1 0 0,1 0 1 0 0,-1 0-1 0 0,0 0 1 0 0,1 0-1 0 0,-1 0 1 0 0,0-1-1 0 0,1 1 1 0 0,-1 0-1 0 0,0 0 1 0 0,1 0-1 0 0,-1 0 1 0 0,0-1-1 0 0,0 1 1 0 0,1 0 0 0 0,6-4 350 0 0,0 0 0 0 0,0 0 1 0 0,-1-1-1 0 0,1 0 0 0 0,-1 0 1 0 0,0-1-1 0 0,0 1 0 0 0,-1-1 1 0 0,7-9-1 0 0,-4 4-331 0 0,-1-1 0 0 0,0 0 0 0 0,-1 0-1 0 0,9-23 1 0 0,-14 34-126 0 0,-1 0 0 0 0,1 0 0 0 0,-1 0 0 0 0,1 0 0 0 0,-1 0 0 0 0,1 0 0 0 0,-1 0 0 0 0,0-1 0 0 0,0 1 0 0 0,0 0 0 0 0,1 0 0 0 0,-1-1 0 0 0,0 1 0 0 0,0 0 0 0 0,-1 0 0 0 0,1 0 0 0 0,0-1 0 0 0,0 1 0 0 0,-1 0 0 0 0,1 0 0 0 0,0 0 0 0 0,-1 0 0 0 0,1 0 0 0 0,-1-1 0 0 0,0 1 0 0 0,1 0 0 0 0,-1 0 0 0 0,0 0 0 0 0,1 1 0 0 0,-1-1 0 0 0,0 0 0 0 0,0 0 0 0 0,0 0 0 0 0,0 0 0 0 0,0 1 0 0 0,-1-2 0 0 0,-1 2-51 0 0,1-1 0 0 0,-1 1 1 0 0,1-1-1 0 0,0 1 1 0 0,-1 0-1 0 0,1 0 1 0 0,-1 0-1 0 0,1 0 1 0 0,-1 0-1 0 0,1 1 0 0 0,-1-1 1 0 0,1 1-1 0 0,-1 0 1 0 0,1-1-1 0 0,0 1 1 0 0,-5 2-1 0 0,2-1 12 0 0,0 1 0 0 0,-1-1 0 0 0,1 1 0 0 0,0 0 0 0 0,0 0-1 0 0,0 1 1 0 0,1-1 0 0 0,-1 1 0 0 0,1 0 0 0 0,0 1 0 0 0,0-1 0 0 0,0 0 0 0 0,1 1 0 0 0,0 0-1 0 0,-1 0 1 0 0,2 0 0 0 0,-4 7 0 0 0,2-2 96 0 0,1 0-1 0 0,0 0 1 0 0,0 0 0 0 0,1 0-1 0 0,0 1 1 0 0,1-1 0 0 0,0 1-1 0 0,1-1 1 0 0,1 17 0 0 0,0-22-8 0 0,0 0 1 0 0,-1-1 0 0 0,2 1 0 0 0,-1 0-1 0 0,0-1 1 0 0,1 0 0 0 0,0 1-1 0 0,0-1 1 0 0,0 0 0 0 0,1 0 0 0 0,-1 0-1 0 0,1 0 1 0 0,0 0 0 0 0,0-1 0 0 0,0 1-1 0 0,1-1 1 0 0,-1 0 0 0 0,1 0-1 0 0,0 0 1 0 0,0 0 0 0 0,0-1 0 0 0,0 1-1 0 0,6 1 1 0 0,-7-3-58 0 0,-1 0 0 0 0,0-1 0 0 0,1 1 0 0 0,-1-1 0 0 0,1 0 0 0 0,-1 0 0 0 0,0 0 0 0 0,1 0 0 0 0,-1 0 0 0 0,1 0 0 0 0,-1-1 0 0 0,0 1 0 0 0,1-1 0 0 0,-1 0 0 0 0,0 0 0 0 0,0 0 0 0 0,1 0 0 0 0,2-2 0 0 0,0 0-174 0 0,0 0-1 0 0,0-1 0 0 0,0 0 0 0 0,0 0 0 0 0,-1 0 0 0 0,6-7 0 0 0,-1-2-393 0 0</inkml:trace>
  <inkml:trace contextRef="#ctx0" brushRef="#br0" timeOffset="169851.2">13174 2313 10135 0 0,'-5'10'767'0'0,"1"0"1"0"0,0 1-1 0 0,1-1 0 0 0,0 1 0 0 0,1 0 0 0 0,0 0 0 0 0,1 0 0 0 0,-1 18 0 0 0,3-3 1222 0 0,0 0 0 0 0,7 39 0 0 0,-6-57-1842 0 0,-2-4 46 0 0,1 1 0 0 0,-1-1 0 0 0,1 0 1 0 0,0-1-1 0 0,4 8 0 0 0,-5-10-172 0 0,0-1 0 0 0,0 1 1 0 0,0-1-1 0 0,1 0 0 0 0,-1 1 0 0 0,0-1 1 0 0,1 0-1 0 0,-1 1 0 0 0,0-1 0 0 0,1 0 1 0 0,-1 0-1 0 0,0 1 0 0 0,1-1 0 0 0,-1 0 0 0 0,0 0 1 0 0,1 0-1 0 0,-1 0 0 0 0,1 1 0 0 0,-1-1 1 0 0,0 0-1 0 0,1 0 0 0 0,-1 0 0 0 0,1 0 1 0 0,1 0-13 0 0,-1 0 0 0 0,0-1 0 0 0,0 1 0 0 0,0 0 0 0 0,-1-1 1 0 0,1 1-1 0 0,0-1 0 0 0,0 1 0 0 0,0-1 0 0 0,0 0 0 0 0,0 1 1 0 0,0-1-1 0 0,-1 0 0 0 0,2-1 0 0 0,7-9-24 0 0,-1-1-1 0 0,-1 0 1 0 0,1 0-1 0 0,-2-1 1 0 0,0 1 0 0 0,6-20-1 0 0,-1 7-32 0 0,-6 13 16 0 0,-3 5 18 0 0,1-1-1 0 0,0 1 0 0 0,0 1 1 0 0,0-1-1 0 0,1 0 0 0 0,0 1 1 0 0,1 0-1 0 0,0 0 0 0 0,-1 0 0 0 0,12-10 1 0 0,-15 16 18 0 0,1-1-1 0 0,-1 0 1 0 0,0 0 0 0 0,0 0-1 0 0,0 1 1 0 0,1-1 0 0 0,-1 1 0 0 0,0-1-1 0 0,1 1 1 0 0,-1-1 0 0 0,3 0 0 0 0,-3 2 4 0 0,-1-1 0 0 0,1 1 0 0 0,-1-1 0 0 0,1 0 0 0 0,-1 1 0 0 0,0-1 0 0 0,1 1 0 0 0,-1-1 0 0 0,1 1 0 0 0,-1 0 0 0 0,0-1 0 0 0,1 1 0 0 0,-1-1 0 0 0,0 1 0 0 0,0 0 0 0 0,1-1 0 0 0,-1 1 0 0 0,0-1 0 0 0,0 1 0 0 0,0 0 0 0 0,0-1 0 0 0,0 1 0 0 0,0 0 0 0 0,0-1 0 0 0,0 1 0 0 0,0 0 0 0 0,0 0 0 0 0,0 25 219 0 0,-6 42 1 0 0,3-44-228 0 0,1 0 0 0 0,2 31 0 0 0,0-53-91 0 0,1 0 1 0 0,-1 0-1 0 0,1 0 1 0 0,0 0-1 0 0,-1 0 1 0 0,1 0 0 0 0,0 0-1 0 0,0 0 1 0 0,0 0-1 0 0,1 0 1 0 0,-1 0-1 0 0,0-1 1 0 0,1 1-1 0 0,-1 0 1 0 0,1-1-1 0 0,2 2 1 0 0,-3-2-197 0 0,0 0 0 0 0,1 0 0 0 0,-1 0 0 0 0,1 0-1 0 0,0 0 1 0 0,-1-1 0 0 0,1 1 0 0 0,0 0 0 0 0,-1-1 0 0 0,1 0 0 0 0,0 1 0 0 0,0-1 0 0 0,1 0 0 0 0,4-1-6923 0 0</inkml:trace>
  <inkml:trace contextRef="#ctx0" brushRef="#br0" timeOffset="170232">13596 2329 2303 0 0,'-3'0'9504'0'0,"-4"2"-4472"0"0,-15 3-1088 0 0,17-1-3797 0 0,0 0 0 0 0,0 0-1 0 0,1 0 1 0 0,-1 1 0 0 0,1 0 0 0 0,0-1-1 0 0,0 2 1 0 0,1-1 0 0 0,0 0 0 0 0,-1 1 0 0 0,-1 6-1 0 0,-5 11 89 0 0,-9 36-1 0 0,9-25 216 0 0,-4 21 233 0 0,13-51-633 0 0,0 0 0 0 0,1 0 0 0 0,0 0 1 0 0,0 0-1 0 0,0 0 0 0 0,0 0 0 0 0,0 0 1 0 0,1 0-1 0 0,0 0 0 0 0,0-1 1 0 0,0 1-1 0 0,2 5 0 0 0,-2-9-48 0 0,-1 1-1 0 0,1 0 1 0 0,-1 0-1 0 0,1 0 1 0 0,-1-1-1 0 0,1 1 0 0 0,0 0 1 0 0,-1-1-1 0 0,1 1 1 0 0,0-1-1 0 0,-1 1 1 0 0,1-1-1 0 0,0 1 1 0 0,0-1-1 0 0,0 1 1 0 0,0-1-1 0 0,-1 0 1 0 0,1 1-1 0 0,0-1 1 0 0,0 0-1 0 0,0 0 1 0 0,0 0-1 0 0,1 0 1 0 0,0 0-28 0 0,1 0 1 0 0,-1 0 0 0 0,0-1 0 0 0,0 1 0 0 0,1-1 0 0 0,-1 0 0 0 0,0 1 0 0 0,0-1-1 0 0,2-1 1 0 0,4-3-158 0 0,-1 1 0 0 0,0-1-1 0 0,10-9 1 0 0,-15 12-111 0 0,4-5-23 0 0,3-1 211 0 0,-6 6 42 0 0,1-1 1 0 0,-1 0-1 0 0,0 0 0 0 0,0-1 1 0 0,-1 1-1 0 0,1-1 1 0 0,-1 1-1 0 0,4-8 0 0 0,18-31-1057 0 0,19-64-1620 0 0,-32 69 1106 0 0</inkml:trace>
  <inkml:trace contextRef="#ctx0" brushRef="#br0" timeOffset="170586.98">13722 1986 4631 0 0,'-1'0'-15'0'0,"-11"-30"793"0"0,12 30-677 0 0,0 0 0 0 0,0-1 0 0 0,-1 1 0 0 0,1 0 0 0 0,0-1 0 0 0,0 1 0 0 0,0 0-1 0 0,-1 0 1 0 0,1-1 0 0 0,0 1 0 0 0,-1 0 0 0 0,1 0 0 0 0,0 0 0 0 0,0-1 0 0 0,-1 1 0 0 0,1 0-1 0 0,0 0 1 0 0,-1 0 0 0 0,1 0 0 0 0,0 0 0 0 0,-1 0 0 0 0,1 0 0 0 0,-1 0 0 0 0,1-1 0 0 0,0 1-1 0 0,-1 0 1 0 0,1 1 0 0 0,-1-1 0 0 0,0 0 272 0 0,1 1 0 0 0,-1-1 0 0 0,0 1 0 0 0,0 0 0 0 0,1 0 0 0 0,-1-1 0 0 0,0 1 0 0 0,1 0 0 0 0,-1 0 0 0 0,1 0 0 0 0,-1 0-1 0 0,1-1 1 0 0,-1 1 0 0 0,1 0 0 0 0,-1 2 0 0 0,-8 34 5203 0 0,5 25-2736 0 0,1-12-1664 0 0,-1-16-559 0 0,-19 197 2546 0 0,20-169-2956 0 0,8 107-1 0 0,-4-167-258 0 0,-1 6-288 0 0,0 0-1 0 0,1 0 1 0 0,1 0-1 0 0,-1 0 1 0 0,1 0-1 0 0,1-1 1 0 0,-1 1-1 0 0,1-1 1 0 0,6 10-1 0 0,-1-13-1050 0 0,-2-6 574 0 0</inkml:trace>
  <inkml:trace contextRef="#ctx0" brushRef="#br0" timeOffset="170587.98">13853 2285 9671 0 0,'-11'107'10496'0'0,"9"-59"-7956"0"0,6 65 0 0 0,-3-87-2025 0 0,0 20 102 0 0,-1-44-657 0 0,1 1 0 0 0,-1-1-1 0 0,1 0 1 0 0,-1 0 0 0 0,1 0-1 0 0,0 0 1 0 0,-1 1 0 0 0,1-1-1 0 0,0 0 1 0 0,0 0 0 0 0,1-1-1 0 0,-1 1 1 0 0,0 0-1 0 0,1 0 1 0 0,2 2 0 0 0,-4-4-117 0 0,0 1 0 0 0,1-1 0 0 0,-1 0 0 0 0,1 0 0 0 0,-1 1 0 0 0,1-1 0 0 0,-1 0 0 0 0,0 0 0 0 0,1 0-1 0 0,-1 1 1 0 0,1-1 0 0 0,-1 0 0 0 0,1 0 0 0 0,-1 0 0 0 0,1 0 0 0 0,-1 0 0 0 0,1 0 0 0 0,-1 0 0 0 0,1 0 0 0 0,0 0 0 0 0,0 0 0 0 0</inkml:trace>
  <inkml:trace contextRef="#ctx0" brushRef="#br0" timeOffset="170953.76">13841 2215 10135 0 0,'-8'2'1329'0'0,"9"3"1955"0"0,-1-5-3093 0 0,1 1 0 0 0,0 0 0 0 0,0-1 0 0 0,-1 1 0 0 0,1-1 0 0 0,0 0 0 0 0,0 1 0 0 0,0-1 0 0 0,-1 0-1 0 0,1 1 1 0 0,0-1 0 0 0,0 0 0 0 0,0 0 0 0 0,0 0 0 0 0,0 1 0 0 0,1-1 0 0 0,12-3 763 0 0,-2 1-1820 0 0,-5 2-4122 0 0,-2 1-651 0 0</inkml:trace>
  <inkml:trace contextRef="#ctx0" brushRef="#br0" timeOffset="171392.3">13988 2446 2303 0 0,'23'25'141'0'0,"-13"-14"711"0"0,1 0 0 0 0,0 0 0 0 0,25 17 1 0 0,-10-9-727 0 0,-19-15-35 0 0,2 1-23 0 0,35 14-69 0 0,9-6-58 0 0,-52-13 56 0 0,0 0 1 0 0,0 0-1 0 0,0 0 0 0 0,0 0 1 0 0,0 0-1 0 0,0 0 0 0 0,0-1 0 0 0,0 1 1 0 0,0 0-1 0 0,0-1 0 0 0,0 1 1 0 0,0 0-1 0 0,0-1 0 0 0,0 1 1 0 0,0-1-1 0 0,-1 1 0 0 0,1-1 0 0 0,0 0 1 0 0,0 1-1 0 0,-1-1 0 0 0,1 0 1 0 0,0 1-1 0 0,-1-1 0 0 0,1 0 1 0 0,0 0-1 0 0,-1 0 0 0 0,1 0 0 0 0,-1 0 1 0 0,0 1-1 0 0,1-1 0 0 0,-1-1 1 0 0,6-25-79 0 0,-6 27 81 0 0,0-10-33 0 0,-1 1-1 0 0,1-1 0 0 0,-5-17 0 0 0,0-20-115 0 0,-2 92 10377 0 0,-7 10-5090 0 0,1-7-3417 0 0,-72 224 1268 0 0,85-272-2986 0 0,-26 62-1639 0 0,26-60-368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06:10.154"/>
    </inkml:context>
    <inkml:brush xml:id="br0">
      <inkml:brushProperty name="width" value="0.025" units="cm"/>
      <inkml:brushProperty name="height" value="0.025" units="cm"/>
      <inkml:brushProperty name="color" value="#5B2D90"/>
    </inkml:brush>
  </inkml:definitions>
  <inkml:trace contextRef="#ctx0" brushRef="#br0">29 416 2303 0 0,'0'0'167'0'0,"-1"0"-35"0"0,0 0 171 0 0,0-1 1 0 0,0 0-1 0 0,-1 0 0 0 0,1 0 0 0 0,0 0 1 0 0,1 0-1 0 0,-1 0 0 0 0,0 0 0 0 0,0 0 0 0 0,0 0 1 0 0,1 0-1 0 0,-1 0 0 0 0,0-1 0 0 0,1 1 1 0 0,-1 0-1 0 0,1-1 0 0 0,0 1 0 0 0,-1 0 1 0 0,1-2-1 0 0,-6-11 3301 0 0,-1 10 1961 0 0,19 1-2811 0 0,8-6-2342 0 0,0 0 0 0 0,1 2 0 0 0,0 0 0 0 0,0 2 0 0 0,0 0 0 0 0,1 1 0 0 0,32-1 0 0 0,-48 5-365 0 0,15-1 113 0 0,-1-1 0 0 0,29-7-1 0 0,-40 8-113 0 0,-1 0-1 0 0,1 0 1 0 0,0 1-1 0 0,0 0 0 0 0,15 2 1 0 0,20 1 129 0 0,-28-3-108 0 0,-1 1-1 0 0,1 0 0 0 0,28 8 1 0 0,-18-4-2 0 0,-7-3-61 0 0,-16-2 3 0 0,1 0 1 0 0,-1 1-1 0 0,0-1 1 0 0,1 1-1 0 0,-1 0 1 0 0,0 0 0 0 0,6 3-1 0 0,1-1 21 0 0,0 1-1 0 0,1-2 1 0 0,-1 1 0 0 0,0-1-1 0 0,1-1 1 0 0,0 0 0 0 0,10 0-1 0 0,33 4 219 0 0,40 15 231 0 0,-48-10-296 0 0,-35-6-142 0 0,-1-2 0 0 0,1 1 1 0 0,-1-1-1 0 0,1-1 0 0 0,0 0 1 0 0,0-1-1 0 0,0 0 0 0 0,18-2 1 0 0,-8-1 87 0 0,-1 1 1 0 0,0 1-1 0 0,40 4 1 0 0,-37-2-12 0 0,0 0 1 0 0,38-4 0 0 0,-58 3-108 0 0,-1 0 1 0 0,0 0 0 0 0,0 0-1 0 0,1 0 1 0 0,-1 1 0 0 0,0-1-1 0 0,0 1 1 0 0,1-1 0 0 0,1 2-1 0 0,-2-1-1 0 0,0 0-1 0 0,1 0 0 0 0,-1-1 1 0 0,0 1-1 0 0,0-1 1 0 0,0 0-1 0 0,0 1 0 0 0,0-1 1 0 0,1 0-1 0 0,-1 0 1 0 0,0 0-1 0 0,0-1 0 0 0,3 1 1 0 0,6-2 27 0 0,-1 0 0 0 0,1 1 0 0 0,-1 1 0 0 0,1 0 0 0 0,0 1 1 0 0,-1-1-1 0 0,1 2 0 0 0,-1 0 0 0 0,1 0 0 0 0,19 8 0 0 0,-14-6-16 0 0,-1-1 12 0 0,-13-3-25 0 0,0 0 1 0 0,0 0-1 0 0,0 0 1 0 0,0 0-1 0 0,0 1 1 0 0,0-1-1 0 0,-1 1 1 0 0,1 0-1 0 0,0-1 1 0 0,0 1-1 0 0,0 0 1 0 0,-1 0-1 0 0,1 0 1 0 0,2 2-1 0 0,-9 33-1698 0 0,4-31 979 0 0,1-1-1318 0 0,-1 0-3634 0 0,0 1-2186 0 0</inkml:trace>
  <inkml:trace contextRef="#ctx0" brushRef="#br0" timeOffset="542.72">338 91 4607 0 0,'0'0'1387'0'0,"-1"5"5194"0"0,-2 19-2694 0 0,2-16-3191 0 0,1 0-1 0 0,0 0 1 0 0,1 0 0 0 0,0-1 0 0 0,0 1-1 0 0,3 10 1 0 0,-4-16-619 0 0,1 1-1 0 0,0-1 1 0 0,-1 0 0 0 0,1 1-1 0 0,0-1 1 0 0,0 0-1 0 0,0 0 1 0 0,0 0 0 0 0,1 0-1 0 0,-1 0 1 0 0,1 0-1 0 0,-1 0 1 0 0,1 0 0 0 0,0 0-1 0 0,-1-1 1 0 0,1 1-1 0 0,0-1 1 0 0,0 1 0 0 0,0-1-1 0 0,0 0 1 0 0,0 1-1 0 0,1-1 1 0 0,-1-1 0 0 0,3 2-1 0 0,-3-2-55 0 0,0 0-1 0 0,0-1 1 0 0,-1 1-1 0 0,1-1 1 0 0,0 1-1 0 0,0-1 1 0 0,0 0-1 0 0,-1 1 1 0 0,1-1-1 0 0,0 0 1 0 0,-1 0-1 0 0,1 0 1 0 0,-1-1-1 0 0,1 1 1 0 0,-1 0-1 0 0,1 0 1 0 0,-1-1-1 0 0,0 1 1 0 0,0-1-1 0 0,1 0 1 0 0,-1 1-1 0 0,-1-1 1 0 0,3-2-1 0 0,19-43 130 0 0,-22 47-149 0 0,9-23 5 0 0,-3 9-26 0 0,0-1 0 0 0,0 0 1 0 0,-2 0-1 0 0,0-1 0 0 0,0 1 1 0 0,1-28-1 0 0,-4 45-340 0 0,-1 0 0 0 0,1 0 0 0 0,-1 0 0 0 0,1 0 0 0 0,0 0 0 0 0,0-1 0 0 0,0 1 0 0 0,0 0 0 0 0,1 1 0 0 0,2 4-4764 0 0,1 1-1367 0 0</inkml:trace>
  <inkml:trace contextRef="#ctx0" brushRef="#br0" timeOffset="1144.19">601 139 3967 0 0,'8'22'3324'0'0,"-2"0"-1"0"0,-1 1 0 0 0,3 28 0 0 0,10 40-381 0 0,19 19-1878 0 0,-42-124-931 0 0,-1 0-78 0 0,1-1 0 0 0,-5-19 1 0 0,2-11-16 0 0,-11-91-95 0 0,17 119 136 0 0,2 1 1 0 0,0-1-1 0 0,1 0 0 0 0,1 0 1 0 0,0 0-1 0 0,5-16 0 0 0,-6 31-34 0 0,0 0-1 0 0,0 0 1 0 0,0-1 0 0 0,0 1-1 0 0,0 0 1 0 0,0 0 0 0 0,0 0-1 0 0,1 1 1 0 0,-1-1 0 0 0,1 0-1 0 0,-1 0 1 0 0,1 1 0 0 0,0-1-1 0 0,0 1 1 0 0,-1-1 0 0 0,1 1-1 0 0,0 0 1 0 0,0 0 0 0 0,0 0-1 0 0,1 0 1 0 0,3-1 0 0 0,-2 1-2 0 0,0 0 1 0 0,1 0 0 0 0,-1 1-1 0 0,0-1 1 0 0,1 1 0 0 0,-1 0 0 0 0,0 1-1 0 0,1-1 1 0 0,-1 1 0 0 0,0 0-1 0 0,7 2 1 0 0,-7-2-16 0 0,1 1-1 0 0,-1 0 1 0 0,0 0-1 0 0,0 0 1 0 0,0 0-1 0 0,0 1 1 0 0,0-1-1 0 0,0 1 1 0 0,-1 0-1 0 0,7 7 1 0 0,-9-8-13 0 0,1 0 0 0 0,-1 0 0 0 0,0 0 0 0 0,1 0 0 0 0,-1 0 0 0 0,0 0 0 0 0,0 1 0 0 0,0-1 0 0 0,0 0 0 0 0,-1 1 0 0 0,1-1 0 0 0,-1 1-1 0 0,0-1 1 0 0,1 1 0 0 0,-1-1 0 0 0,0 1 0 0 0,0-1 0 0 0,-1 0 0 0 0,1 1 0 0 0,-1 3 0 0 0,-2 3 2 0 0,0-1 0 0 0,-1 0 0 0 0,0 0 0 0 0,0 0 0 0 0,-1-1 0 0 0,0 1 0 0 0,0-1 0 0 0,0 0 0 0 0,-1-1 0 0 0,0 1-1 0 0,-9 6 1 0 0,9-8-113 0 0,0 0 0 0 0,0-1 0 0 0,0 1 0 0 0,0-2 0 0 0,-1 1 0 0 0,0-1-1 0 0,1 0 1 0 0,-1 0 0 0 0,0-1 0 0 0,-1 0 0 0 0,1 0 0 0 0,0 0 0 0 0,-13 0-1 0 0,16-3-2024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07:45.007"/>
    </inkml:context>
    <inkml:brush xml:id="br0">
      <inkml:brushProperty name="width" value="0.025" units="cm"/>
      <inkml:brushProperty name="height" value="0.025" units="cm"/>
      <inkml:brushProperty name="color" value="#5B2D90"/>
    </inkml:brush>
  </inkml:definitions>
  <inkml:trace contextRef="#ctx0" brushRef="#br0">22954 1579 8431 0 0,'1'-1'136'0'0,"-1"1"0"0"0,1-1 0 0 0,-1 1 0 0 0,1-1-1 0 0,-1 0 1 0 0,0 1 0 0 0,1-1 0 0 0,-1 1 0 0 0,0-1-1 0 0,0 0 1 0 0,1 1 0 0 0,-1-1 0 0 0,0 0 0 0 0,0 1-1 0 0,0-1 1 0 0,0 0 0 0 0,0 1 0 0 0,0-1 0 0 0,0 0 0 0 0,0 1-1 0 0,0-1 1 0 0,0 0 0 0 0,0 1 0 0 0,-1-1 0 0 0,1 0-1 0 0,0 1 1 0 0,0-1 0 0 0,-1 0 0 0 0,1 1 0 0 0,0-1-1 0 0,-1 1 1 0 0,1-1 0 0 0,0 0 0 0 0,-1 1 0 0 0,1-1-1 0 0,-1 1 1 0 0,1-1 0 0 0,-1 1 0 0 0,1 0 0 0 0,-1-1 0 0 0,0 1-1 0 0,1 0 1 0 0,-2-1 0 0 0,1 0 185 0 0,-1 0 0 0 0,1 0 0 0 0,0 0 0 0 0,-1 1 0 0 0,1-1 0 0 0,0 1 1 0 0,-1-1-1 0 0,1 1 0 0 0,-1-1 0 0 0,1 1 0 0 0,-1 0 0 0 0,0 0 0 0 0,1 0 0 0 0,-1-1 0 0 0,1 2 0 0 0,-1-1 0 0 0,1 0 0 0 0,-1 0 0 0 0,-1 1 1 0 0,-1 1-178 0 0,1 1 0 0 0,-1 0 0 0 0,1 0 1 0 0,-1 0-1 0 0,1 0 0 0 0,0 0 1 0 0,0 1-1 0 0,0-1 0 0 0,1 1 1 0 0,-1 0-1 0 0,1 0 0 0 0,0 0 1 0 0,0 0-1 0 0,-2 7 0 0 0,1-3-23 0 0,1-1 0 0 0,0 1-1 0 0,0 0 1 0 0,1-1 0 0 0,0 1 0 0 0,0 0-1 0 0,1 13 1 0 0,1-18-75 0 0,-1 0 0 0 0,0 1 0 0 0,1-1-1 0 0,0 0 1 0 0,-1 0 0 0 0,1 0 0 0 0,0 0-1 0 0,1 0 1 0 0,-1 0 0 0 0,0-1 0 0 0,1 1 0 0 0,0 0-1 0 0,-1-1 1 0 0,1 1 0 0 0,0-1 0 0 0,1 0 0 0 0,3 5-1 0 0,-1-4-5 0 0,0 0 0 0 0,1-1 0 0 0,-1 1 0 0 0,0-1-1 0 0,1 0 1 0 0,-1 0 0 0 0,1-1 0 0 0,10 2 0 0 0,-2-1 37 0 0,-1 0 1 0 0,0 2-1 0 0,15 4 0 0 0,-10-2-52 0 0,-14-5-22 0 0,-1 0 0 0 0,1 0 0 0 0,-1 1 0 0 0,1-1 0 0 0,0 1 0 0 0,-1 0 0 0 0,0 0 0 0 0,0 0 0 0 0,1 0 0 0 0,-1 1 0 0 0,-1-1 0 0 0,1 1 0 0 0,0 0 0 0 0,0 0 0 0 0,-1 0 0 0 0,0 0 0 0 0,3 4 0 0 0,-4-3-1 0 0,1-1 0 0 0,-1 0 0 0 0,-1 1 0 0 0,1-1 0 0 0,-1 1 0 0 0,1-1 0 0 0,-1 1 0 0 0,0-1 0 0 0,0 1 0 0 0,0-1 0 0 0,-1 1 0 0 0,1-1 1 0 0,-1 1-1 0 0,0-1 0 0 0,-1 5 0 0 0,-4 4-33 0 0,1 0 1 0 0,-2 0-1 0 0,1-1 1 0 0,-2 0-1 0 0,1 0 1 0 0,-1 0 0 0 0,-17 15-1 0 0,23-24 22 0 0,-18 19-168 0 0,-37 27 0 0 0,51-43 97 0 0,-1 0-1 0 0,1-1 1 0 0,-1 0 0 0 0,0 0-1 0 0,0-1 1 0 0,0 0-1 0 0,-1 0 1 0 0,1-1-1 0 0,-1 0 1 0 0,1 0 0 0 0,-10 0-1 0 0,16-1 29 0 0,0-1 1 0 0,0 0-1 0 0,0 0 0 0 0,0 0 1 0 0,0 0-1 0 0,-1 0 0 0 0,1 0 0 0 0,0 0 1 0 0,0 0-1 0 0,0 0 0 0 0,0 0 1 0 0,0-1-1 0 0,0 1 0 0 0,0-1 0 0 0,0 1 1 0 0,0 0-1 0 0,0-1 0 0 0,0 0 1 0 0,0 1-1 0 0,0-1 0 0 0,0 1 0 0 0,0-1 1 0 0,0 0-1 0 0,1 0 0 0 0,-1 0 1 0 0,0 1-1 0 0,0-1 0 0 0,1 0 0 0 0,-1 0 1 0 0,0-2-1 0 0,1 1-231 0 0,-1 0-1 0 0,1 0 1 0 0,0 0-1 0 0,1 0 1 0 0,-1 0-1 0 0,0 0 1 0 0,0 0 0 0 0,1 0-1 0 0,0 0 1 0 0,-1 0-1 0 0,1 1 1 0 0,0-1 0 0 0,0 0-1 0 0,0 0 1 0 0,0 1-1 0 0,2-4 1 0 0,4-5-6224 0 0</inkml:trace>
  <inkml:trace contextRef="#ctx0" brushRef="#br0" timeOffset="454.7">23287 1706 4607 0 0,'3'0'171'0'0,"1"0"-1"0"0,-1 1 0 0 0,0-1 1 0 0,0-1-1 0 0,0 1 0 0 0,0 0 0 0 0,0-1 1 0 0,0 1-1 0 0,0-1 0 0 0,0 0 1 0 0,0 0-1 0 0,0 0 0 0 0,0 0 1 0 0,-1-1-1 0 0,1 1 0 0 0,0-1 0 0 0,3-2 1 0 0,6-6 1553 0 0,0 1-1 0 0,13-17 1 0 0,-8 10-1259 0 0,4-4 1303 0 0,26-32 1 0 0,-41 44-1403 0 0,0 1 0 0 0,-1-1 1 0 0,0 0-1 0 0,0-1 0 0 0,-1 1 0 0 0,0-1 0 0 0,-1 0 1 0 0,4-11-1 0 0,-7 19-327 0 0,0 1 1 0 0,1 0-1 0 0,-1-1 1 0 0,0 1-1 0 0,0-1 0 0 0,0 1 1 0 0,0 0-1 0 0,0-1 1 0 0,1 1-1 0 0,-1-1 1 0 0,0 1-1 0 0,0-1 0 0 0,0 1 1 0 0,0 0-1 0 0,0-1 1 0 0,0 1-1 0 0,-1-1 1 0 0,1 1-1 0 0,0-1 0 0 0,0 1 1 0 0,0 0-1 0 0,0-1 1 0 0,0 1-1 0 0,0-1 1 0 0,-1 1-1 0 0,1 0 0 0 0,0-1 1 0 0,0 1-1 0 0,-1 0 1 0 0,1-1-1 0 0,0 1 1 0 0,-1 0-1 0 0,1-1 1 0 0,-1 1-1 0 0,-13 6 623 0 0,-15 20-183 0 0,13-8-370 0 0,1 1 0 0 0,1 0 1 0 0,1 2-1 0 0,1-1 0 0 0,0 2 0 0 0,-9 26 0 0 0,14-31-35 0 0,1 1 1 0 0,1 1-1 0 0,1-1 0 0 0,0 1 0 0 0,1 0 0 0 0,1 0 1 0 0,1-1-1 0 0,2 28 0 0 0,-1-43-103 0 0,0-1 1 0 0,1 1-1 0 0,-1-1 1 0 0,1 1-1 0 0,-1-1 0 0 0,1 1 1 0 0,0-1-1 0 0,0 0 0 0 0,0 1 1 0 0,0-1-1 0 0,0 0 0 0 0,0 0 1 0 0,1 0-1 0 0,-1 0 0 0 0,1 0 1 0 0,-1 0-1 0 0,4 3 0 0 0,-3-4 2 0 0,0 0 0 0 0,-1 0 0 0 0,1-1 0 0 0,0 1 0 0 0,0-1 0 0 0,-1 1 0 0 0,1-1 0 0 0,0 1 0 0 0,0-1-1 0 0,0 0 1 0 0,0 0 0 0 0,-1 0 0 0 0,1 0 0 0 0,0 0 0 0 0,0-1 0 0 0,0 1 0 0 0,0 0 0 0 0,-1-1-1 0 0,1 1 1 0 0,0-1 0 0 0,0 0 0 0 0,-1 0 0 0 0,1 0 0 0 0,2-1 0 0 0,26-19-1370 0 0,-14 6 235 0 0</inkml:trace>
  <inkml:trace contextRef="#ctx0" brushRef="#br0" timeOffset="901.45">23696 1552 919 0 0,'-4'16'2431'0'0,"-19"90"7294"0"0,21-91-8530 0 0,0 0 0 0 0,1 0 1 0 0,1 0-1 0 0,0 0 1 0 0,3 18-1 0 0,-3-32-1130 0 0,0 0 0 0 0,0 0 0 0 0,1 0 0 0 0,-1 0 0 0 0,0 0 0 0 0,0 0 0 0 0,0 0 0 0 0,1 0 0 0 0,-1-1 0 0 0,1 1 0 0 0,-1 0 0 0 0,0 0 0 0 0,1 0 0 0 0,0 0 0 0 0,-1 0 0 0 0,1-1 0 0 0,-1 1 0 0 0,1 0 0 0 0,0-1 0 0 0,0 1-1 0 0,-1 0 1 0 0,1-1 0 0 0,0 1 0 0 0,0-1 0 0 0,0 1 0 0 0,1 0 0 0 0,0-1-26 0 0,-1 0 1 0 0,1 0-1 0 0,-1 0 0 0 0,1 0 0 0 0,-1-1 1 0 0,1 1-1 0 0,-1 0 0 0 0,1-1 0 0 0,-1 1 0 0 0,1-1 1 0 0,-1 0-1 0 0,0 1 0 0 0,1-1 0 0 0,-1 0 0 0 0,2-1 1 0 0,5-4-10 0 0,1-1 1 0 0,-1-1-1 0 0,11-12 1 0 0,-18 19-2 0 0,24-30 12 0 0,33-50 0 0 0,-41 54-42 0 0,1 1-1 0 0,2 0 0 0 0,32-32 0 0 0,-52 58-3 0 0,4-4 40 0 0,0 0-1 0 0,0 0 1 0 0,1 0-1 0 0,-1 1 1 0 0,1 0-1 0 0,6-3 1 0 0,-10 5-11 0 0,0 1 1 0 0,0 0 0 0 0,-1 0 0 0 0,1 0 0 0 0,0-1 0 0 0,0 1 0 0 0,0 0-1 0 0,-1 0 1 0 0,1 0 0 0 0,0 0 0 0 0,0 0 0 0 0,-1 0 0 0 0,1 0 0 0 0,0 1 0 0 0,0-1-1 0 0,-1 0 1 0 0,1 0 0 0 0,0 1 0 0 0,0-1 0 0 0,1 1 0 0 0,-1 0 14 0 0,0 0 1 0 0,0 0-1 0 0,0 1 1 0 0,0-1 0 0 0,0 0-1 0 0,0 1 1 0 0,-1-1-1 0 0,1 0 1 0 0,0 1-1 0 0,-1-1 1 0 0,1 1-1 0 0,-1-1 1 0 0,1 1 0 0 0,-1 2-1 0 0,2 6 112 0 0,-1 1-1 0 0,0-1 1 0 0,-1 0 0 0 0,0 1-1 0 0,-1-1 1 0 0,-3 14 0 0 0,-16 64 397 0 0,15-69-439 0 0,-1-1-28 0 0,4-13-73 0 0,1-1 1 0 0,-1 1 0 0 0,1-1 0 0 0,0 1 0 0 0,0-1 0 0 0,0 1 0 0 0,0 0-1 0 0,1-1 1 0 0,0 1 0 0 0,0 0 0 0 0,1 9 0 0 0,-1-14-38 0 0,1 1 0 0 0,-1-1 0 0 0,0 0 0 0 0,0 1 0 0 0,1-1 1 0 0,-1 0-1 0 0,0 0 0 0 0,0 1 0 0 0,1-1 0 0 0,-1 0 0 0 0,0 0 0 0 0,1 1 0 0 0,-1-1 1 0 0,0 0-1 0 0,1 0 0 0 0,-1 0 0 0 0,1 0 0 0 0,-1 0 0 0 0,0 1 0 0 0,1-1 0 0 0,-1 0 1 0 0,0 0-1 0 0,1 0 0 0 0,-1 0 0 0 0,1 0 0 0 0,-1 0 0 0 0,0 0 0 0 0,1 0 1 0 0,-1 0-1 0 0,1-1 0 0 0,-1 1 0 0 0,0 0 0 0 0,1 0 0 0 0,-1 0 0 0 0,0 0 0 0 0,1 0 1 0 0,-1-1-1 0 0,0 1 0 0 0,1 0 0 0 0,-1 0 0 0 0,0-1 0 0 0,1 1 0 0 0,-1 0 0 0 0,0 0 1 0 0,0-1-1 0 0,1 1 0 0 0,-1 0 0 0 0,0-1 0 0 0,0 1 0 0 0,1-1 0 0 0,14-17-2738 0 0,-7 5-5156 0 0</inkml:trace>
  <inkml:trace contextRef="#ctx0" brushRef="#br0" timeOffset="902.45">24472 730 16583 0 0,'0'0'83'0'0,"0"0"-1"0"0,0 0 0 0 0,1 0 0 0 0,-1 0 1 0 0,0 0-1 0 0,0 0 0 0 0,1 0 0 0 0,-1 0 1 0 0,0 0-1 0 0,0 0 0 0 0,1 1 0 0 0,-1-1 1 0 0,0 0-1 0 0,0 0 0 0 0,1 0 0 0 0,-1 0 1 0 0,0 0-1 0 0,0 0 0 0 0,0 0 0 0 0,1 1 1 0 0,-1-1-1 0 0,0 0 0 0 0,0 0 1 0 0,0 0-1 0 0,1 0 0 0 0,-1 1 0 0 0,0-1 1 0 0,0 0-1 0 0,0 0 0 0 0,0 0 0 0 0,0 1 1 0 0,0-1-1 0 0,1 0 0 0 0,-1 0 0 0 0,0 1 1 0 0,0-1-1 0 0,0 0 0 0 0,0 0 0 0 0,0 1 1 0 0,0-1-1 0 0,0 0 0 0 0,0 0 0 0 0,0 1 1 0 0,0-1-1 0 0,0 0 0 0 0,0 1 0 0 0,3 17 1193 0 0,-2-15-1024 0 0,5 39 634 0 0,-1 1-1 0 0,-3 59 1 0 0,-11 88-125 0 0,2-83-518 0 0,-1 23-182 0 0,-5 216-1051 0 0,13-340 679 0 0,-2 40-273 0 0,1-43 282 0 0,1-1 1 0 0,0 0-1 0 0,0 0 1 0 0,-1 1-1 0 0,0-1 0 0 0,1 0 1 0 0,-1 0-1 0 0,0 0 1 0 0,0 0-1 0 0,0 0 1 0 0,0 0-1 0 0,0 0 0 0 0,-1 0 1 0 0,1 0-1 0 0,-1-1 1 0 0,-2 4-1 0 0,-2-2-6581 0 0</inkml:trace>
  <inkml:trace contextRef="#ctx0" brushRef="#br0" timeOffset="1306.88">24294 1609 4607 0 0,'-4'-7'398'0'0,"1"0"0"0"0,0-1-1 0 0,0 1 1 0 0,1-1-1 0 0,0 0 1 0 0,-2-14 0 0 0,4 19-87 0 0,0 1 1 0 0,0-1 0 0 0,1 1 0 0 0,-1-1-1 0 0,0 1 1 0 0,1 0 0 0 0,-1-1-1 0 0,1 1 1 0 0,0 0 0 0 0,0 0 0 0 0,0-1-1 0 0,0 1 1 0 0,0 0 0 0 0,0 0 0 0 0,1 0-1 0 0,-1 0 1 0 0,1 0 0 0 0,-1 0 0 0 0,1 1-1 0 0,0-1 1 0 0,0 0 0 0 0,0 1 0 0 0,-1 0-1 0 0,2-1 1 0 0,-1 1 0 0 0,0 0 0 0 0,3-2-1 0 0,-1 1 283 0 0,3-1 49 0 0,11 1 2743 0 0,36-3-2563 0 0,-41 3-383 0 0,-1 0-169 0 0,33-6-29 0 0,-34 6-16 0 0,0-3-27 0 0,-4 2-166 0 0,10-5 95 0 0,0 0 0 0 0,-1-1 0 0 0,19-13 0 0 0,-18 8-11 0 0,1-1 0 0 0,-2-1-1 0 0,0 0 1 0 0,0-1 0 0 0,20-32-1 0 0,-26 25 43 0 0,-13 15 38 0 0,3 8-183 0 0,-1 1 1 0 0,1 0-1 0 0,-1 0 0 0 0,0 0 1 0 0,1 0-1 0 0,-1 0 1 0 0,1 0-1 0 0,-1 0 1 0 0,0 0-1 0 0,1 0 1 0 0,-1 1-1 0 0,1-1 1 0 0,-1 0-1 0 0,0 0 0 0 0,1 0 1 0 0,-1 1-1 0 0,1-1 1 0 0,-1 0-1 0 0,1 1 1 0 0,-2 0-1 0 0,1 0 11 0 0,-1 1 0 0 0,0-1 0 0 0,0 1 0 0 0,0 0 0 0 0,1 0 0 0 0,-1-1 0 0 0,1 1-1 0 0,0 0 1 0 0,-1 1 0 0 0,1-1 0 0 0,0 0 0 0 0,0 0 0 0 0,0 0 0 0 0,1 1 0 0 0,-1-1 0 0 0,0 0 0 0 0,0 4 0 0 0,-3 46 118 0 0,4-38-87 0 0,0 12-24 0 0,0 1 0 0 0,2 0 0 0 0,7 31 0 0 0,-6-41-15 0 0,1 1 1 0 0,1-1-1 0 0,1 0 0 0 0,0-1 1 0 0,16 29-1 0 0,-20-43-22 0 0,-1 1 1 0 0,1-1-1 0 0,0 0 1 0 0,0 0-1 0 0,0 0 0 0 0,0 0 1 0 0,0 0-1 0 0,0 0 1 0 0,1 0-1 0 0,-1-1 0 0 0,1 1 1 0 0,2 0-1 0 0,-3-1-303 0 0,9-3-508 0 0,33-4 352 0 0,-43 6 413 0 0,0 0 0 0 0,1 0 0 0 0,-1-1-1 0 0,0 1 1 0 0,0 0 0 0 0,1-1 0 0 0,-1 1 0 0 0,0 0 0 0 0,0-1-1 0 0,0 0 1 0 0,0 1 0 0 0,2-2 0 0 0,31-20-700 0 0</inkml:trace>
  <inkml:trace contextRef="#ctx0" brushRef="#br0" timeOffset="1714.3">25150 1255 5583 0 0,'-16'76'5203'0'0,"3"1"0"0"0,-3 120-1 0 0,16-193-5035 0 0,0 0 0 0 0,0 0 0 0 0,1 0 0 0 0,-1-1 0 0 0,1 1 0 0 0,0 0 0 0 0,3 7 0 0 0,-4-11-155 0 0,0 0 1 0 0,0 1 0 0 0,1-1 0 0 0,-1 1 0 0 0,0-1 0 0 0,0 0 0 0 0,1 1 0 0 0,-1-1-1 0 0,0 1 1 0 0,1-1 0 0 0,-1 0 0 0 0,0 1 0 0 0,1-1 0 0 0,-1 0 0 0 0,1 0 0 0 0,-1 1 0 0 0,1-1-1 0 0,-1 0 1 0 0,0 0 0 0 0,1 0 0 0 0,-1 0 0 0 0,1 1 0 0 0,-1-1 0 0 0,1 0 0 0 0,0 0-1 0 0,0-1 1 0 0,0 1 0 0 0,0 0 0 0 0,1-1 0 0 0,-1 1-1 0 0,0-1 1 0 0,0 1 0 0 0,0-1 0 0 0,0 0-1 0 0,0 1 1 0 0,0-1 0 0 0,0 0 0 0 0,-1 0-1 0 0,1 0 1 0 0,0 0 0 0 0,1-1 0 0 0,24-33 31 0 0,-1-1 0 0 0,32-63 1 0 0,7-11 159 0 0,-52 91-69 0 0,2 1-1 0 0,0 1 0 0 0,25-26 0 0 0,-32 38-7 0 0,-1-1 0 0 0,1 1 0 0 0,0 1 0 0 0,0-1 0 0 0,9-3 0 0 0,-13 7 851 0 0,7 4-807 0 0,33 15-31 0 0,-41-17-125 0 0,-1 0 1 0 0,1 1-1 0 0,0-1 0 0 0,-1 1 1 0 0,1-1-1 0 0,-1 1 0 0 0,0 0 1 0 0,1-1-1 0 0,-1 1 0 0 0,0 0 1 0 0,0 0-1 0 0,0 0 0 0 0,0 0 1 0 0,-1 0-1 0 0,1 0 0 0 0,0 0 1 0 0,-1 0-1 0 0,0 0 0 0 0,1 0 1 0 0,-1 1-1 0 0,0 3 0 0 0,1 3 47 0 0,2 16 47 0 0,-2 1 0 0 0,-1-1 0 0 0,-1 1 1 0 0,-1-1-1 0 0,-9 45 0 0 0,5-34-24 0 0,-2 62 0 0 0,8-96-81 0 0,0 1 0 0 0,0-1 0 0 0,0 0 0 0 0,1 0 0 0 0,-1 1 0 0 0,1-1 0 0 0,0 0 0 0 0,0 0 0 0 0,-1 0 0 0 0,1 0 0 0 0,1 0 0 0 0,1 4 0 0 0,-2-6-15 0 0,-1 1 1 0 0,1-1-1 0 0,-1 0 1 0 0,1 1-1 0 0,-1-1 0 0 0,1 1 1 0 0,-1-1-1 0 0,1 0 0 0 0,0 1 1 0 0,-1-1-1 0 0,1 0 0 0 0,0 0 1 0 0,-1 0-1 0 0,1 1 0 0 0,0-1 1 0 0,-1 0-1 0 0,1 0 1 0 0,0 0-1 0 0,-1 0 0 0 0,1 0 1 0 0,0 0-1 0 0,-1 0 0 0 0,1 0 1 0 0,0 0-1 0 0,-1-1 0 0 0,1 1 1 0 0,0 0-1 0 0,-1 0 1 0 0,1-1-1 0 0,-1 1 0 0 0,1 0 1 0 0,0-1-1 0 0,-1 1 0 0 0,1 0 1 0 0,-1-1-1 0 0,1 1 0 0 0,-1-1 1 0 0,1 1-1 0 0,-1-1 1 0 0,1 1-1 0 0,-1-1 0 0 0,0 1 1 0 0,1-1-1 0 0,-1 0 0 0 0,0 1 1 0 0,1-2-1 0 0,15-20-1230 0 0,17-34-1 0 0,-22 36-559 0 0,0-1-6347 0 0</inkml:trace>
  <inkml:trace contextRef="#ctx0" brushRef="#br0" timeOffset="2190.39">25963 1146 7831 0 0,'8'-6'-91'0'0,"22"-19"2400"0"0,-28 23-1685 0 0,0 0-1 0 0,0 0 1 0 0,0 0 0 0 0,0-1 0 0 0,0 1-1 0 0,0-1 1 0 0,-1 1 0 0 0,1-1-1 0 0,-1 0 1 0 0,1-3 0 0 0,-18 24 3488 0 0,3-5-3543 0 0,-97 125 1427 0 0,92-112-1657 0 0,0 1 0 0 0,2 1 0 0 0,-18 44 0 0 0,31-65-209 0 0,0-1-1 0 0,1 1 1 0 0,0 0-1 0 0,1 0 1 0 0,-1-1-1 0 0,1 1 1 0 0,1 0 0 0 0,-1 0-1 0 0,1 0 1 0 0,0 0-1 0 0,1 0 1 0 0,0 0-1 0 0,0 0 1 0 0,0 0-1 0 0,1 0 1 0 0,0 0 0 0 0,3 6-1 0 0,-4-10-564 0 0,6 3-55 0 0,20 20 55 0 0,-26-25 425 0 0,0 0 0 0 0,0 0 1 0 0,0 0-1 0 0,0-1 0 0 0,0 1 0 0 0,0 0 0 0 0,0-1 0 0 0,0 1 0 0 0,0 0 0 0 0,0-1 1 0 0,0 0-1 0 0,1 1 0 0 0,-1-1 0 0 0,2 1 0 0 0,58 12-18 0 0,-42-11 9 0 0,-1-1-1 0 0,26-2 0 0 0,-26 1-1 0 0,-12 0 4 0 0,1-1 1 0 0,-1 0-1 0 0,0 0 1 0 0,0 0-1 0 0,0 0 1 0 0,0-1 0 0 0,7-3-1 0 0,-3 3-12 0 0,-5 1 11 0 0,0 0-1 0 0,0-1 1 0 0,0 1 0 0 0,0-1-1 0 0,-1 0 1 0 0,1-1-1 0 0,4-2 1 0 0,11-7-43 0 0,0-1 1 0 0,-1-2-1 0 0,0 1 0 0 0,-1-2 1 0 0,18-21-1 0 0,-17 15 43 0 0,-2-1 0 0 0,21-35 0 0 0,-31 46 16 0 0,-1 0 1 0 0,0-1-1 0 0,-1 0 1 0 0,0 0-1 0 0,-1-1 0 0 0,5-27 1 0 0,-9 39 12 0 0,1-1 1 0 0,-1 0-1 0 0,0 1 1 0 0,0-1-1 0 0,0 0 1 0 0,0 0-1 0 0,0 0 0 0 0,-1 1 1 0 0,1-1-1 0 0,-1 0 1 0 0,0 1-1 0 0,0-1 1 0 0,0 1-1 0 0,0-1 1 0 0,0 1-1 0 0,-1-1 1 0 0,1 1-1 0 0,-1-1 0 0 0,1 1 1 0 0,-1 0-1 0 0,0 0 1 0 0,0 0-1 0 0,0 0 1 0 0,0 0-1 0 0,0 1 1 0 0,0-1-1 0 0,-1 1 1 0 0,1-1-1 0 0,0 1 0 0 0,-1 0 1 0 0,1 0-1 0 0,-1 0 1 0 0,0 0-1 0 0,1 0 1 0 0,-1 0-1 0 0,0 1 1 0 0,0-1-1 0 0,1 1 1 0 0,-1 0-1 0 0,0 0 1 0 0,0 0-1 0 0,1 0 0 0 0,-1 1 1 0 0,0-1-1 0 0,0 1 1 0 0,1-1-1 0 0,-1 1 1 0 0,1 0-1 0 0,-1 0 1 0 0,0 0-1 0 0,1 0 1 0 0,0 1-1 0 0,-4 2 0 0 0,-4 3 4 0 0,0 1-1 0 0,1 1 1 0 0,0 0-1 0 0,0 0 1 0 0,1 0-1 0 0,0 1 1 0 0,1 1-1 0 0,0-1 0 0 0,1 1 1 0 0,0 0-1 0 0,-8 22 1 0 0,8-16 4 0 0,0 0 1 0 0,1 1 0 0 0,1 0-1 0 0,1 0 1 0 0,1 1 0 0 0,0-1-1 0 0,1 27 1 0 0,1-35-11 0 0,1 1 0 0 0,0-1 0 0 0,0 0-1 0 0,1 0 1 0 0,1 0 0 0 0,0 0 0 0 0,0 0 0 0 0,0 0-1 0 0,1-1 1 0 0,1 0 0 0 0,0 1 0 0 0,0-2 0 0 0,1 1-1 0 0,11 13 1 0 0,-6-12 60 0 0,27 18-38 0 0,-38-28-28 0 0,1 1 0 0 0,0 0-1 0 0,0-1 1 0 0,0 1 0 0 0,0 0 0 0 0,0-1 0 0 0,0 1-1 0 0,0-1 1 0 0,0 0 0 0 0,0 1 0 0 0,0-1-1 0 0,0 0 1 0 0,0 0 0 0 0,0 1 0 0 0,0-1 0 0 0,0 0-1 0 0,0 0 1 0 0,0 0 0 0 0,0 0 0 0 0,0-1 0 0 0,0 1-1 0 0,2 0 1 0 0,65-8-47 0 0,-58 6-23 0 0,-6 1 26 0 0,-1 0 0 0 0,0 1 1 0 0,0-1-1 0 0,0 0 1 0 0,0-1-1 0 0,0 1 1 0 0,0-1-1 0 0,0 1 0 0 0,0-1 1 0 0,0 0-1 0 0,-1 0 1 0 0,1 0-1 0 0,-1 0 1 0 0,4-3-1 0 0,57-63-1278 0 0,-47 47 726 0 0</inkml:trace>
  <inkml:trace contextRef="#ctx0" brushRef="#br0" timeOffset="-47802.58">21622 4391 6447 0 0,'6'47'6441'0'0,"0"-7"-4704"0"0,-4 5 86 0 0,-2-1 0 0 0,-11 81 1 0 0,1-69-748 0 0,-29 97 0 0 0,38-148-1069 0 0,-3 8 17 0 0,0-1 0 0 0,-1 0 1 0 0,0 1-1 0 0,-14 22 0 0 0,20-80 40 0 0,73-287 45 0 0,-59 277-94 0 0,-11 38-12 0 0,16-51 37 0 0,-18 62-26 0 0,1-1 0 0 0,0 1 0 0 0,0-1 1 0 0,0 1-1 0 0,1 0 0 0 0,0 0 0 0 0,8-8 0 0 0,-12 14-11 0 0,0 0-1 0 0,0-1 1 0 0,0 1-1 0 0,1 0 1 0 0,-1 0-1 0 0,0 0 1 0 0,0-1-1 0 0,1 1 1 0 0,-1 0-1 0 0,0 0 1 0 0,0 0-1 0 0,1-1 1 0 0,-1 1-1 0 0,0 0 1 0 0,1 0-1 0 0,-1 0 1 0 0,0 0-1 0 0,1 0 1 0 0,-1 0-1 0 0,0 0 1 0 0,1 0-1 0 0,-1 0 1 0 0,0 0-1 0 0,1 0 1 0 0,-1 0-1 0 0,0 0 1 0 0,0 0-1 0 0,1 0 1 0 0,-1 0-1 0 0,0 0 1 0 0,1 0-1 0 0,-1 0 1 0 0,0 0-1 0 0,1 1 1 0 0,6 11 60 0 0,-2 17 43 0 0,-5-28-104 0 0,6 126 232 0 0,0 5-82 0 0,-4-111-88 0 0,1-1 1 0 0,1 0 0 0 0,1 0-1 0 0,10 26 1 0 0,-14-42-40 0 0,0-1 1 0 0,1 0-1 0 0,-1 0 0 0 0,1 1 0 0 0,0-1 1 0 0,0 0-1 0 0,0-1 0 0 0,0 1 0 0 0,0 0 0 0 0,1-1 1 0 0,-1 1-1 0 0,1-1 0 0 0,0 0 0 0 0,0 0 1 0 0,0 0-1 0 0,0 0 0 0 0,0 0 0 0 0,6 2 1 0 0,-7-4-3 0 0,1 1 1 0 0,0-1 0 0 0,0 0-1 0 0,0 0 1 0 0,0 0 0 0 0,-1 0-1 0 0,1 0 1 0 0,0-1 0 0 0,0 1 0 0 0,0-1-1 0 0,-1 0 1 0 0,1 0 0 0 0,0 0-1 0 0,-1 0 1 0 0,1 0 0 0 0,-1-1-1 0 0,1 1 1 0 0,-1-1 0 0 0,1 1-1 0 0,-1-1 1 0 0,0 0 0 0 0,0 0-1 0 0,3-4 1 0 0,6-7 56 0 0,0-1-1 0 0,-1 1 1 0 0,-1-2-1 0 0,0 1 1 0 0,9-24-1 0 0,28-83 396 0 0,-32 75-306 0 0,-2 0-1 0 0,-1-1 1 0 0,-3-1-1 0 0,2-54 1 0 0,-9 95-157 0 0,-1-1 0 0 0,0 0 0 0 0,0 1 0 0 0,0-1 0 0 0,-1 0 0 0 0,0 1 1 0 0,-1-1-1 0 0,1 1 0 0 0,-1-1 0 0 0,-5-9 0 0 0,7 17-21 0 0,0-1 0 0 0,0 1 1 0 0,0 0-1 0 0,0 0 0 0 0,0-1 0 0 0,0 1 0 0 0,0 0 1 0 0,0-1-1 0 0,0 1 0 0 0,-1 0 0 0 0,1 0 0 0 0,0-1 1 0 0,0 1-1 0 0,0 0 0 0 0,0 0 0 0 0,-1-1 0 0 0,1 1 0 0 0,0 0 1 0 0,0 0-1 0 0,0 0 0 0 0,-1 0 0 0 0,1-1 0 0 0,0 1 1 0 0,0 0-1 0 0,-1 0 0 0 0,1 0 0 0 0,0 0 0 0 0,-1 0 0 0 0,1 0 1 0 0,0-1-1 0 0,0 1 0 0 0,-1 0 0 0 0,1 0 0 0 0,0 0 1 0 0,-1 0-1 0 0,1 0 0 0 0,0 0 0 0 0,0 0 0 0 0,-1 0 1 0 0,1 0-1 0 0,0 1 0 0 0,-1-1 0 0 0,1 0 0 0 0,0 0 0 0 0,0 0 1 0 0,-1 0-1 0 0,1 0 0 0 0,0 0 0 0 0,0 1 0 0 0,-1-1 1 0 0,1 0-1 0 0,0 0 0 0 0,0 0 0 0 0,-1 1 0 0 0,1-1 0 0 0,0 0 1 0 0,0 0-1 0 0,0 0 0 0 0,0 1 0 0 0,-1-1 0 0 0,1 0 1 0 0,0 1-1 0 0,0-1 0 0 0,0 0 0 0 0,0 0 0 0 0,0 1 1 0 0,0-1-1 0 0,0 0 0 0 0,0 1 0 0 0,-3 21-778 0 0,5-17 513 0 0,-1 0 1 0 0,1-1-1 0 0,0 1 1 0 0,1-1-1 0 0,-1 1 0 0 0,1-1 1 0 0,0 0-1 0 0,0 0 1 0 0,0 0-1 0 0,1 0 0 0 0,-1-1 1 0 0,1 1-1 0 0,4 2 1 0 0,3 3-7469 0 0</inkml:trace>
  <inkml:trace contextRef="#ctx0" brushRef="#br0" timeOffset="-47383.01">22269 4741 3679 0 0,'1'1'238'0'0,"-1"1"-1"0"0,0 0 0 0 0,1-1 0 0 0,-1 1 0 0 0,1 0 0 0 0,0-1 1 0 0,-1 1-1 0 0,1-1 0 0 0,0 1 0 0 0,0-1 0 0 0,0 1 0 0 0,0-1 1 0 0,0 0-1 0 0,0 0 0 0 0,0 1 0 0 0,3 1 0 0 0,-2-3 252 0 0,0 1 0 0 0,0 0-1 0 0,1-1 1 0 0,-1 1-1 0 0,0-1 1 0 0,0 0 0 0 0,1 0-1 0 0,-1 0 1 0 0,0 0-1 0 0,0 0 1 0 0,1 0 0 0 0,2-1-1 0 0,2-1-89 0 0,-1 1-1 0 0,0-1 0 0 0,1-1 0 0 0,-1 1 1 0 0,0-1-1 0 0,-1 0 0 0 0,1-1 0 0 0,-1 1 1 0 0,1-1-1 0 0,-1 0 0 0 0,0 0 0 0 0,0-1 1 0 0,-1 1-1 0 0,1-1 0 0 0,4-7 0 0 0,7-10 37 0 0,-1-1 0 0 0,16-32-1 0 0,-29 50-391 0 0,1-1-1 0 0,-1 0 1 0 0,0 0-1 0 0,0 0 1 0 0,1-9-1 0 0,-3 12-29 0 0,1 0-1 0 0,-1 0 0 0 0,0 0 1 0 0,0 0-1 0 0,0 0 0 0 0,0 0 1 0 0,0 0-1 0 0,-1 0 0 0 0,1 0 1 0 0,-1 0-1 0 0,0 0 0 0 0,0 1 1 0 0,-2-6-1 0 0,2 8-5 0 0,1-1 0 0 0,-1 0-1 0 0,0 0 1 0 0,1 1 0 0 0,-1-1-1 0 0,0 0 1 0 0,0 1 0 0 0,0-1 0 0 0,0 1-1 0 0,1-1 1 0 0,-1 1 0 0 0,0-1 0 0 0,0 1-1 0 0,0-1 1 0 0,0 1 0 0 0,0 0-1 0 0,0 0 1 0 0,0 0 0 0 0,0-1 0 0 0,0 1-1 0 0,0 0 1 0 0,0 0 0 0 0,0 0-1 0 0,0 0 1 0 0,0 1 0 0 0,0-1 0 0 0,0 0-1 0 0,0 0 1 0 0,0 1 0 0 0,0-1-1 0 0,0 0 1 0 0,0 1 0 0 0,0-1 0 0 0,0 1-1 0 0,0-1 1 0 0,0 1 0 0 0,-1 1 0 0 0,-5 3 26 0 0,1 0 1 0 0,-1 0-1 0 0,-8 10 1 0 0,12-12-8 0 0,-8 9 48 0 0,1 1 0 0 0,0 0 0 0 0,1 0 0 0 0,0 1-1 0 0,1 0 1 0 0,1 1 0 0 0,0 0 0 0 0,1 0 0 0 0,-4 18 0 0 0,4-13 72 0 0,1 0 0 0 0,2 0 0 0 0,0 1 0 0 0,1-1 0 0 0,1 1 0 0 0,2 38 0 0 0,0-54-122 0 0,0 0 0 0 0,0 0-1 0 0,0 0 1 0 0,1 0-1 0 0,-1-1 1 0 0,1 1-1 0 0,0 0 1 0 0,0-1-1 0 0,4 6 1 0 0,-5-9-24 0 0,0 1 1 0 0,0-1-1 0 0,0 0 1 0 0,0 1 0 0 0,1-1-1 0 0,-1 0 1 0 0,0 0-1 0 0,1 0 1 0 0,-1 0-1 0 0,1 0 1 0 0,-1 0-1 0 0,1 0 1 0 0,-1 0 0 0 0,1-1-1 0 0,-1 1 1 0 0,1-1-1 0 0,0 1 1 0 0,-1-1-1 0 0,1 0 1 0 0,0 1-1 0 0,0-1 1 0 0,-1 0 0 0 0,1 0-1 0 0,0 0 1 0 0,0 0-1 0 0,-1-1 1 0 0,1 1-1 0 0,0 0 1 0 0,2-2-1 0 0,3-1-96 0 0,1 0-1 0 0,-1-1 0 0 0,0 0 1 0 0,-1-1-1 0 0,1 1 1 0 0,-1-1-1 0 0,0-1 0 0 0,0 1 1 0 0,0-1-1 0 0,9-12 0 0 0,4-7-1357 0 0,20-39-1 0 0,-32 52 697 0 0,10-18-6477 0 0</inkml:trace>
  <inkml:trace contextRef="#ctx0" brushRef="#br0" timeOffset="-47012.42">22618 4700 5063 0 0,'0'1'84'0'0,"1"0"-1"0"0,-1 0 1 0 0,1 0-1 0 0,0 1 0 0 0,-1-1 1 0 0,1 0-1 0 0,0-1 1 0 0,0 1-1 0 0,0 0 0 0 0,0 0 1 0 0,0 0-1 0 0,0 0 1 0 0,0-1-1 0 0,0 1 0 0 0,0 0 1 0 0,0-1-1 0 0,0 1 1 0 0,0-1-1 0 0,0 1 0 0 0,1-1 1 0 0,-1 0-1 0 0,0 1 0 0 0,0-1 1 0 0,1 0-1 0 0,-1 0 1 0 0,2 0-1 0 0,1-1 484 0 0,0 0-1 0 0,0 0 1 0 0,0 0-1 0 0,0-1 1 0 0,0 0-1 0 0,6-4 1 0 0,-6 4-397 0 0,9-5 402 0 0,0-1 0 0 0,-1-1 0 0 0,-1 0-1 0 0,1-1 1 0 0,-1 0 0 0 0,-1-1 0 0 0,0 0-1 0 0,14-20 1 0 0,-9 9-401 0 0,-1-2-1 0 0,-2 1 1 0 0,20-50-1 0 0,-31 70-185 0 0,0-1-1 0 0,0 1 1 0 0,0 0 0 0 0,0-1-1 0 0,0 1 1 0 0,-1-1 0 0 0,1-5-1 0 0,-1 8 21 0 0,0 1-1 0 0,0 0 1 0 0,-1-1-1 0 0,1 1 0 0 0,0 0 1 0 0,0-1-1 0 0,0 1 1 0 0,0 0-1 0 0,0-1 1 0 0,0 1-1 0 0,-1 0 1 0 0,1-1-1 0 0,0 1 1 0 0,0 0-1 0 0,0-1 1 0 0,-1 1-1 0 0,1 0 1 0 0,0 0-1 0 0,-1-1 0 0 0,1 1 1 0 0,0 0-1 0 0,0 0 1 0 0,-1 0-1 0 0,1-1 1 0 0,0 1-1 0 0,-1 0 1 0 0,0 0-1 0 0,0 0 51 0 0,0 0 1 0 0,0 0-1 0 0,0 0 0 0 0,-1 0 1 0 0,1 0-1 0 0,0 0 0 0 0,0 1 0 0 0,0-1 1 0 0,0 0-1 0 0,0 1 0 0 0,0-1 1 0 0,-1 1-1 0 0,0 0 0 0 0,0 1 75 0 0,-1 0 1 0 0,0 0-1 0 0,1 0 0 0 0,0 0 0 0 0,-1 1 1 0 0,1-1-1 0 0,0 1 0 0 0,0-1 0 0 0,-2 5 0 0 0,-12 13 568 0 0,7-11-503 0 0,2 0 0 0 0,-1 0 0 0 0,1 1 0 0 0,1-1 0 0 0,0 1 0 0 0,0 1 0 0 0,-6 15 1 0 0,1 4 251 0 0,-12 46 0 0 0,20-65-370 0 0,0 0-1 0 0,1 1 1 0 0,1-1 0 0 0,0 1 0 0 0,0 0-1 0 0,1-1 1 0 0,1 1 0 0 0,0 0 0 0 0,0-1 0 0 0,1 1-1 0 0,5 17 1 0 0,-6-28-92 0 0,0 1 0 0 0,0 0 1 0 0,0-1-1 0 0,1 1 0 0 0,-1 0 0 0 0,0-1 0 0 0,1 0 0 0 0,-1 1 0 0 0,1-1 1 0 0,-1 0-1 0 0,1 0 0 0 0,0 1 0 0 0,-1-1 0 0 0,1-1 0 0 0,0 1 0 0 0,0 0 0 0 0,0 0 1 0 0,0-1-1 0 0,-1 1 0 0 0,1-1 0 0 0,0 1 0 0 0,0-1 0 0 0,0 0 0 0 0,0 0 1 0 0,3 0-1 0 0,4 0-290 0 0,-1 0-1 0 0,1-1 1 0 0,-1 0 0 0 0,13-3 0 0 0,2-3-791 0 0</inkml:trace>
  <inkml:trace contextRef="#ctx0" brushRef="#br0" timeOffset="-46642.54">23199 4427 8751 0 0,'-5'-1'353'0'0,"1"1"0"0"0,-1-1-1 0 0,1 1 1 0 0,-1 0-1 0 0,1 0 1 0 0,-1 0 0 0 0,1 1-1 0 0,0 0 1 0 0,-1 0 0 0 0,1 0-1 0 0,0 0 1 0 0,-1 1-1 0 0,1-1 1 0 0,0 1 0 0 0,0 0-1 0 0,0 0 1 0 0,0 1-1 0 0,1-1 1 0 0,-1 1 0 0 0,1 0-1 0 0,-1 0 1 0 0,1 0 0 0 0,0 0-1 0 0,-3 5 1 0 0,-7 9 625 0 0,1 0 1 0 0,0 1 0 0 0,-15 33-1 0 0,22-41-812 0 0,-11 21 203 0 0,1 1-1 0 0,-9 34 1 0 0,20-55-309 0 0,1 1-1 0 0,0 0 1 0 0,1 0 0 0 0,0 0 0 0 0,1 1 0 0 0,0-1 0 0 0,1 0-1 0 0,1 0 1 0 0,2 16 0 0 0,-3-27-68 0 0,0 1 0 0 0,1-1 1 0 0,-1 0-1 0 0,1 1 0 0 0,-1-1 0 0 0,1 0 0 0 0,-1 1 0 0 0,1-1 1 0 0,0 0-1 0 0,0 0 0 0 0,0 0 0 0 0,0 1 0 0 0,0-1 0 0 0,0 0 1 0 0,0 0-1 0 0,0 0 0 0 0,0-1 0 0 0,0 1 0 0 0,0 0 0 0 0,1 0 1 0 0,-1-1-1 0 0,0 1 0 0 0,0 0 0 0 0,1-1 0 0 0,-1 1 0 0 0,1-1 1 0 0,-1 0-1 0 0,0 1 0 0 0,1-1 0 0 0,-1 0 0 0 0,1 0 0 0 0,1 0 1 0 0,3 0-116 0 0,-1-1 0 0 0,1 0-1 0 0,-1 0 1 0 0,1 0 0 0 0,-1 0 0 0 0,7-4 0 0 0,-9 4-631 0 0,10-7-176 0 0,41-29-1195 0 0,-19 7-4650 0 0</inkml:trace>
  <inkml:trace contextRef="#ctx0" brushRef="#br0" timeOffset="-46250.2">23275 4100 4919 0 0,'-6'4'653'0'0,"1"1"0"0"0,-1-1-1 0 0,1 1 1 0 0,0 0-1 0 0,0 0 1 0 0,1 0-1 0 0,-1 1 1 0 0,1 0 0 0 0,0 0-1 0 0,1 0 1 0 0,0 0-1 0 0,0 1 1 0 0,0-1-1 0 0,-3 13 1 0 0,0 1 2708 0 0,-5 34 0 0 0,5-7-1712 0 0,2-8-1462 0 0,2 0 0 0 0,1 1 0 0 0,2-1 0 0 0,2 1 0 0 0,2-1 1 0 0,1 0-1 0 0,2 0 0 0 0,2-1 0 0 0,22 58 0 0 0,-30-92-457 0 0,-1 0-1 0 0,1-1 1 0 0,0 1 0 0 0,0-1-1 0 0,0 1 1 0 0,0-1 0 0 0,0 0 0 0 0,1 0-1 0 0,4 5 1 0 0,4-1-7762 0 0</inkml:trace>
  <inkml:trace contextRef="#ctx0" brushRef="#br0" timeOffset="-45859.63">23896 3990 1375 0 0,'-1'1'654'0'0,"0"-1"-1"0"0,-1 1 1 0 0,1 0-1 0 0,0 0 1 0 0,0 0-1 0 0,0 0 1 0 0,0 0-1 0 0,0 0 1 0 0,1 0-1 0 0,-1 1 1 0 0,0-1-1 0 0,0 0 0 0 0,1 0 1 0 0,-1 1-1 0 0,1-1 1 0 0,-2 2-1 0 0,-7 29 5690 0 0,6-18-4205 0 0,-8 20-1146 0 0,2 1 1 0 0,1 0-1 0 0,2 0 1 0 0,-3 67-1 0 0,8-72-706 0 0,0 149 376 0 0,3-136-664 0 0,2 1 1 0 0,10 45 0 0 0,-10-73-9 0 0,0 1-1 0 0,2-1 1 0 0,6 16-1 0 0,-9-27-90 0 0,-1 0 1 0 0,1 0-1 0 0,0 0 1 0 0,0 0-1 0 0,0 0 1 0 0,1-1-1 0 0,-1 1 1 0 0,1-1-1 0 0,0 0 0 0 0,1 0 1 0 0,-1 0-1 0 0,8 4 1 0 0,-10-7 36 0 0,0 0 1 0 0,-1-1-1 0 0,1 0 0 0 0,-1 1 1 0 0,1-1-1 0 0,0 0 0 0 0,-1 0 1 0 0,1 0-1 0 0,0 0 1 0 0,-1 0-1 0 0,1 0 0 0 0,-1-1 1 0 0,1 1-1 0 0,0 0 0 0 0,-1-1 1 0 0,1 1-1 0 0,-1-1 1 0 0,1 0-1 0 0,-1 1 0 0 0,1-1 1 0 0,-1 0-1 0 0,2-2 0 0 0,2 0-378 0 0,-1 0-1 0 0,0-1 0 0 0,0 0 0 0 0,0 1 1 0 0,4-8-1 0 0,2-3-7288 0 0</inkml:trace>
  <inkml:trace contextRef="#ctx0" brushRef="#br0" timeOffset="-45348.73">23671 4441 13415 0 0,'-7'19'-681'0'0,"4"-13"1388"0"0,1 0 0 0 0,0 0 0 0 0,0 0 0 0 0,1 0 0 0 0,0 0 0 0 0,-1 7 0 0 0,2-12-543 0 0,0 0 0 0 0,0 1 0 0 0,0-1 0 0 0,0 1 0 0 0,1-1 0 0 0,-1 0 0 0 0,1 1 0 0 0,-1-1-1 0 0,1 0 1 0 0,-1 1 0 0 0,1-1 0 0 0,-1 0 0 0 0,1 0 0 0 0,0 0 0 0 0,0 1 0 0 0,0-1 0 0 0,0 0 0 0 0,0 0 0 0 0,0 0 0 0 0,0 0 0 0 0,0-1 0 0 0,0 1 0 0 0,0 0 0 0 0,0 0 0 0 0,1-1 0 0 0,-1 1 0 0 0,0 0 0 0 0,1-1 0 0 0,-1 0 0 0 0,0 1 0 0 0,1-1 0 0 0,1 1 0 0 0,4-1-64 0 0,0 1 1 0 0,0-1-1 0 0,0 0 1 0 0,0-1-1 0 0,0 0 0 0 0,0 0 1 0 0,0 0-1 0 0,7-3 1 0 0,-11 3-4 0 0,11-3-17 0 0,43-11-53 0 0,-30 5 15 0 0,-16 5-36 0 0,7-5-4 0 0,1 1-1 0 0,0 1 0 0 0,31-9 0 0 0,-35 13-45 0 0,-1-1 0 0 0,21-10-1 0 0,-21 9-238 0 0,0 0 0 0 0,21-5-1 0 0,-34 10 255 0 0,0 1-1 0 0,0 0 1 0 0,0 0-1 0 0,0 0 0 0 0,0 0 1 0 0,0 0-1 0 0,0 0 0 0 0,0 0 1 0 0,0 0-1 0 0,0 0 1 0 0,0 0-1 0 0,-1 0 0 0 0,1 1 1 0 0,0-1-1 0 0,0 0 0 0 0,0 1 1 0 0,0-1-1 0 0,0 1 1 0 0,0-1-1 0 0,0 1 0 0 0,-1-1 1 0 0,1 1-1 0 0,1 0 0 0 0,-1 1 0 0 0,0 0-1 0 0,0 0 1 0 0,1-1-1 0 0,-1 1 1 0 0,0 0-1 0 0,-1 0 0 0 0,1 0 1 0 0,0 0-1 0 0,-1 0 1 0 0,1 4-1 0 0,1 5 9 0 0,-1 0-1 0 0,-1 0 1 0 0,-1 16 0 0 0,1-20 24 0 0,-5 40 124 0 0,3-37 2 0 0,1 0-1 0 0,0 1 1 0 0,0-1 0 0 0,1 0 0 0 0,0 1 0 0 0,1-1 0 0 0,0 0 0 0 0,1 1 0 0 0,0-1 0 0 0,4 10 0 0 0,-5-17-92 0 0,0-1 0 0 0,0 1-1 0 0,0-1 1 0 0,1 0 0 0 0,-1 0 0 0 0,1 1-1 0 0,-1-1 1 0 0,1 0 0 0 0,0 0 0 0 0,0-1 0 0 0,3 3-1 0 0,2 0 41 0 0,0 0-1 0 0,0 0 0 0 0,1-1 0 0 0,11 4 0 0 0,-1-7 13 0 0,41-3-8 0 0,-56 3-73 0 0,0 0-1 0 0,0 0 0 0 0,-1-1 0 0 0,1 1 1 0 0,0-1-1 0 0,0 1 0 0 0,-1-1 0 0 0,4-1 0 0 0,46-17 16 0 0,-27 8 20 0 0,-23 10-42 0 0,17-10 26 0 0,28-22 0 0 0,-40 28-8 0 0,-1 0 0 0 0,0-1 0 0 0,0 0 0 0 0,-1 0 0 0 0,1 0 0 0 0,-1-1 0 0 0,0 0 0 0 0,-1 0 0 0 0,6-11 0 0 0,-8 12 8 0 0,0 0-1 0 0,0 0 1 0 0,0-1-1 0 0,0 1 1 0 0,-1 0-1 0 0,0-1 1 0 0,-1 1-1 0 0,1-8 0 0 0,-1 12-17 0 0,0 0 0 0 0,-1 0 0 0 0,1 0-1 0 0,0 1 1 0 0,-1-1 0 0 0,1 0 0 0 0,-1 0 0 0 0,0 1-1 0 0,0-1 1 0 0,1 0 0 0 0,-1 1 0 0 0,0-1-1 0 0,0 0 1 0 0,-1 1 0 0 0,1 0 0 0 0,0-1-1 0 0,0 1 1 0 0,-1 0 0 0 0,1-1 0 0 0,-1 1 0 0 0,1 0-1 0 0,-1 0 1 0 0,1 0 0 0 0,-1 1 0 0 0,0-1-1 0 0,1 0 1 0 0,-1 0 0 0 0,0 1 0 0 0,0-1-1 0 0,0 1 1 0 0,1 0 0 0 0,-4-1 0 0 0,-28-1-71 0 0,0 0-1 0 0,0 2 1 0 0,1 2 0 0 0,-1 1 0 0 0,0 2-1 0 0,-59 15 1 0 0,77-13-391 0 0,15-7 433 0 0,0 1-1 0 0,1-1 1 0 0,-1 0-1 0 0,0 1 1 0 0,0-1-1 0 0,0 0 1 0 0,0 0-1 0 0,0 1 1 0 0,1-1-1 0 0,-1 0 0 0 0,0 0 1 0 0,0 0-1 0 0,0 1 1 0 0,1-1-1 0 0,-1 0 1 0 0,0 0-1 0 0,0 0 1 0 0,1 0-1 0 0,-1 1 1 0 0,0-1-1 0 0,0 0 1 0 0,1 0-1 0 0,-1 0 1 0 0,0 0-1 0 0,1 0 1 0 0,-1 0-1 0 0,0 0 0 0 0,1 0 1 0 0,30 4-821 0 0,-17-5 193 0 0,0 0 0 0 0,23-7 0 0 0,-18 4 291 0 0,5-3-1711 0 0,31-15-4797 0 0</inkml:trace>
  <inkml:trace contextRef="#ctx0" brushRef="#br0" timeOffset="-44556.5">24898 4281 9671 0 0,'-2'56'9312'0'0,"-3"1"-5933"0"0,-1 79-2321 0 0,6-129-989 0 0,1 0-1 0 0,-1 0 1 0 0,1 0-1 0 0,1 0 1 0 0,-1 0-1 0 0,1 0 1 0 0,0 0-1 0 0,6 11 0 0 0,-7-15-44 0 0,1-1 1 0 0,-1 0-1 0 0,1 0 0 0 0,-1 0 0 0 0,1-1 0 0 0,0 1 0 0 0,0 0 0 0 0,-1 0 0 0 0,1-1 0 0 0,0 1 0 0 0,1-1 1 0 0,-1 0-1 0 0,0 0 0 0 0,0 0 0 0 0,0 0 0 0 0,1 0 0 0 0,-1 0 0 0 0,1 0 0 0 0,-1-1 0 0 0,0 1 0 0 0,1-1 0 0 0,-1 0 1 0 0,1 0-1 0 0,-1 0 0 0 0,1 0 0 0 0,-1 0 0 0 0,1 0 0 0 0,3-1 0 0 0,0-1 6 0 0,1 0 0 0 0,-1 0-1 0 0,0-1 1 0 0,0 0 0 0 0,-1 0-1 0 0,1 0 1 0 0,-1 0 0 0 0,7-6-1 0 0,2-2 90 0 0,23-23-1 0 0,106-127 186 0 0,-141 158-303 0 0,1 0 0 0 0,0 1 0 0 0,0-1-1 0 0,0 1 1 0 0,0 0 0 0 0,1 0 0 0 0,-1 0 0 0 0,0 1-1 0 0,1-1 1 0 0,0 1 0 0 0,-1 0 0 0 0,5-1 0 0 0,-11 34 1572 0 0,-2-1-1656 0 0,-3 31-1218 0 0,8-58 1462 0 0,-1 0-1 0 0,2 1 1 0 0,-1-1-1 0 0,0 0 1 0 0,1 0-1 0 0,0 0 1 0 0,0 0-1 0 0,0 0 1 0 0,1 0-1 0 0,-1 0 1 0 0,1 0-1 0 0,2 3 1 0 0,-3-6-191 0 0,-1 0-1 0 0,1-1 1 0 0,-1 1 0 0 0,1-1 0 0 0,0 1-1 0 0,-1 0 1 0 0,1-1 0 0 0,0 1 0 0 0,0-1-1 0 0,0 1 1 0 0,-1-1 0 0 0,1 0 0 0 0,0 1-1 0 0,0-1 1 0 0,0 0 0 0 0,0 0 0 0 0,0 1-1 0 0,-1-1 1 0 0,1 0 0 0 0,0 0 0 0 0,0 0-1 0 0,0 0 1 0 0,0 0 0 0 0,0 0 0 0 0,0-1-1 0 0,0 1 1 0 0,0 0 0 0 0,-1 0 0 0 0,1-1-1 0 0,0 1 1 0 0,0 0 0 0 0,0-1 0 0 0,0 1-1 0 0,-1-1 1 0 0,1 1 0 0 0,0-1 0 0 0,-1 1-1 0 0,1-1 1 0 0,0 1 0 0 0,-1-1 0 0 0,2-1-1 0 0,5-5-178 0 0,0 1 0 0 0,-1-1 0 0 0,7-10 0 0 0,-7 9 429 0 0,20-25-220 0 0,-15 18 0 0 0,1 0 0 0 0,1 1 0 0 0,15-14 0 0 0,-27 27 0 0 0,-1 1 0 0 0,1-1 0 0 0,-1 1 0 0 0,1-1 0 0 0,-1 1 0 0 0,1-1 0 0 0,0 1 0 0 0,-1-1 0 0 0,1 1 0 0 0,0 0-1 0 0,-1 0 1 0 0,1-1 0 0 0,0 1 0 0 0,-1 0 0 0 0,1 0 0 0 0,0 0 0 0 0,0-1 0 0 0,-1 1 0 0 0,1 0 0 0 0,0 0 0 0 0,0 0 0 0 0,-1 0 0 0 0,1 1 0 0 0,0-1 0 0 0,-1 0 0 0 0,1 0 0 0 0,0 0-1 0 0,0 1 1 0 0,-1-1 0 0 0,1 0 0 0 0,0 0 0 0 0,-1 1 0 0 0,1-1 0 0 0,-1 1 0 0 0,1-1 0 0 0,0 1 0 0 0,-1-1 0 0 0,1 1 0 0 0,-1-1 0 0 0,1 1 0 0 0,-1-1 0 0 0,1 1 0 0 0,-1 0 0 0 0,0-1-1 0 0,1 1 1 0 0,-1-1 0 0 0,0 1 0 0 0,0 0 0 0 0,1 0 0 0 0,-1-1 0 0 0,0 1 0 0 0,0 0 0 0 0,0 0 0 0 0,3 7 12 0 0,-1 0 0 0 0,-1 0 0 0 0,2 13 0 0 0,-3-17 3 0 0,4 286 68 0 0,-6-153-82 0 0,2-95-34 0 0,9 225-366 0 0,-3-248-249 0 0,-4-20 32 0 0,-3-11 328 0 0,-5-41-104 0 0,-7-45 870 0 0,-1-140-1 0 0,16 173-195 0 0,3-1 1 0 0,2 2 0 0 0,23-93-1 0 0,-23 130-185 0 0,1 0 0 0 0,1 0 0 0 0,2 1 0 0 0,1 0 0 0 0,0 1 0 0 0,2 0 0 0 0,1 1 0 0 0,1 0 0 0 0,1 2 0 0 0,31-32 0 0 0,-43 48-54 0 0,1 2 0 0 0,0-1-1 0 0,0 0 1 0 0,0 1 0 0 0,0 0 0 0 0,1 1-1 0 0,-1-1 1 0 0,1 1 0 0 0,0 1 0 0 0,0-1-1 0 0,0 1 1 0 0,12-2 0 0 0,-15 4-27 0 0,0-1 0 0 0,0 1 1 0 0,0 0-1 0 0,0 1 1 0 0,-1-1-1 0 0,1 1 0 0 0,0 0 1 0 0,0 0-1 0 0,-1 0 0 0 0,1 0 1 0 0,0 0-1 0 0,-1 1 1 0 0,1 0-1 0 0,-1 0 0 0 0,0 0 1 0 0,1 0-1 0 0,-1 0 0 0 0,0 1 1 0 0,0-1-1 0 0,-1 1 1 0 0,1 0-1 0 0,0 0 0 0 0,-1 0 1 0 0,0 0-1 0 0,4 6 0 0 0,-3-3-12 0 0,-1 0-1 0 0,0 0 0 0 0,0 0 1 0 0,0 0-1 0 0,-1 0 0 0 0,1 0 1 0 0,-1 1-1 0 0,-1-1 0 0 0,1 0 1 0 0,-1 1-1 0 0,-1-1 0 0 0,1 1 1 0 0,-1-1-1 0 0,0 0 0 0 0,0 0 1 0 0,-1 1-1 0 0,-2 6 0 0 0,-1 1-1 0 0,0 0 0 0 0,-1-1 1 0 0,-1 1-1 0 0,0-1 0 0 0,-1-1 0 0 0,-12 17 0 0 0,-1-3-76 0 0,0-1 0 0 0,-2 0 0 0 0,-1-2 0 0 0,-49 37-1 0 0,52-50-623 0 0,14-13-94 0 0,9-9 173 0 0,1 5 244 0 0,0 1 1 0 0,1 0-1 0 0,-1 0 0 0 0,1 1 0 0 0,1-1 1 0 0,-1 1-1 0 0,1 0 0 0 0,0 0 0 0 0,8-6 1 0 0,-12 10 263 0 0,13-11-7695 0 0</inkml:trace>
  <inkml:trace contextRef="#ctx0" brushRef="#br0" timeOffset="-43906.95">26333 4322 2303 0 0,'-4'2'6945'0'0,"3"-1"-6656"0"0,1-1 1 0 0,0 0-1 0 0,0 0 0 0 0,0 0 1 0 0,0 0-1 0 0,0 1 0 0 0,0-1 1 0 0,0 0-1 0 0,0 0 0 0 0,0 0 1 0 0,0 1-1 0 0,0-1 0 0 0,0 0 1 0 0,0 0-1 0 0,0 0 0 0 0,0 1 1 0 0,0-1-1 0 0,0 0 0 0 0,0 0 1 0 0,0 0-1 0 0,0 0 1 0 0,0 1-1 0 0,0-1 0 0 0,0 0 1 0 0,1 0-1 0 0,-13-3 4346 0 0,1-2-3618 0 0,9 4-942 0 0,-7-5 339 0 0,-2 0 0 0 0,1 1 0 0 0,-13-5 0 0 0,20 9-360 0 0,0 0 0 0 0,0 0 0 0 0,-1 1 0 0 0,1-1-1 0 0,0 1 1 0 0,0-1 0 0 0,0 1 0 0 0,0 0 0 0 0,-1 0 0 0 0,1 1 0 0 0,0-1 0 0 0,0 1 0 0 0,0 0 0 0 0,0-1 0 0 0,0 1 0 0 0,-4 2 0 0 0,1 0 29 0 0,1 0 0 0 0,0 0 0 0 0,0 0 0 0 0,0 0 1 0 0,1 1-1 0 0,-1 0 0 0 0,1 0 0 0 0,0 0 0 0 0,0 0 0 0 0,0 1 0 0 0,1 0 0 0 0,-4 6 0 0 0,-5 8-60 0 0,0 0 1 0 0,-15 40-1 0 0,23-49-24 0 0,1 0 0 0 0,0 1 1 0 0,0-1-1 0 0,1 1 1 0 0,0 0-1 0 0,1-1 0 0 0,0 1 1 0 0,2 12-1 0 0,-1-20 1 0 0,0 0 0 0 0,1 0 0 0 0,0 0 0 0 0,-1 0 0 0 0,1 0 0 0 0,0 0 0 0 0,1-1 0 0 0,-1 1 0 0 0,0 0 0 0 0,1-1 0 0 0,0 1 0 0 0,-1-1 0 0 0,4 3 0 0 0,-4-3 0 0 0,1-1 0 0 0,-1 0 0 0 0,0 0 0 0 0,1 1 0 0 0,-1-1 0 0 0,1 0 0 0 0,-1-1 0 0 0,1 1 0 0 0,0 0 0 0 0,-1 0 0 0 0,1-1 0 0 0,0 1 0 0 0,0-1 0 0 0,0 1 0 0 0,-1-1 0 0 0,1 0 0 0 0,0 0 0 0 0,0 0 0 0 0,0 0 0 0 0,-1 0 0 0 0,1 0 0 0 0,3-1 0 0 0,16-10 0 0 0,25-28-11 0 0,-9-2-47 0 0,-20 19-26 0 0,-4 8 34 0 0,-2-1-1 0 0,19-31 1 0 0,-10 12-99 0 0,-3-2-1 0 0,0 0 1 0 0,20-68-1 0 0,-22 46-261 0 0,16-111 0 0 0,-29 158 387 0 0,-1 0-1 0 0,-1 0 1 0 0,0 0 0 0 0,0-1-1 0 0,-1 1 1 0 0,-1 0-1 0 0,0 0 1 0 0,-5-16 0 0 0,6 23 58 0 0,-1 0-1 0 0,0 1 1 0 0,1-1 0 0 0,-2 0 0 0 0,1 0 0 0 0,0 1-1 0 0,-1-1 1 0 0,1 1 0 0 0,-1 0 0 0 0,0 0 0 0 0,0 0 0 0 0,0 0-1 0 0,-1 0 1 0 0,1 1 0 0 0,-1 0 0 0 0,1-1 0 0 0,-1 1 0 0 0,0 1-1 0 0,0-1 1 0 0,0 0 0 0 0,0 1 0 0 0,0 0 0 0 0,0 0-1 0 0,0 0 1 0 0,-5 0 0 0 0,8 1-13 0 0,0 0 1 0 0,0 0-1 0 0,0 0 0 0 0,0 0 1 0 0,0 0-1 0 0,0 0 0 0 0,0 0 1 0 0,0 1-1 0 0,0-1 0 0 0,0 0 1 0 0,0 1-1 0 0,0-1 0 0 0,0 0 1 0 0,0 1-1 0 0,0-1 0 0 0,0 1 1 0 0,1 0-1 0 0,-1-1 0 0 0,0 1 1 0 0,0 0-1 0 0,-1 1 0 0 0,1 0 18 0 0,-1 1 0 0 0,0-1-1 0 0,1 1 1 0 0,0 0 0 0 0,0-1-1 0 0,0 1 1 0 0,-2 5 0 0 0,1 4 153 0 0,0 1 0 0 0,-1 20 0 0 0,3-30-128 0 0,-6 227 1562 0 0,8-175-1478 0 0,2 0-1 0 0,12 64 1 0 0,-13-107-327 0 0,0 1 1 0 0,1-1-1 0 0,0 0 0 0 0,1-1 1 0 0,0 1-1 0 0,1-1 0 0 0,0 0 1 0 0,1 0-1 0 0,0 0 0 0 0,1-1 1 0 0,9 10-1 0 0,-15-19 27 0 0,-1 1-1 0 0,1-1 1 0 0,-1 0 0 0 0,1 0-1 0 0,0 0 1 0 0,-1 0 0 0 0,1 0-1 0 0,0 0 1 0 0,0 0 0 0 0,0-1-1 0 0,0 1 1 0 0,0-1 0 0 0,0 1-1 0 0,2-1 1 0 0,11 1-6347 0 0,-3 1-1133 0 0</inkml:trace>
  <inkml:trace contextRef="#ctx0" brushRef="#br0" timeOffset="-43456.23">26752 4265 455 0 0,'3'-3'615'0'0,"0"1"0"0"0,0-1 0 0 0,0 0-1 0 0,-1 0 1 0 0,0 0 0 0 0,1 0 0 0 0,-1-1-1 0 0,0 1 1 0 0,-1 0 0 0 0,1-1-1 0 0,-1 1 1 0 0,1-1 0 0 0,-1 0 0 0 0,0 0-1 0 0,0 1 1 0 0,0-7 0 0 0,-1 8-366 0 0,0 0 0 0 0,0-1 0 0 0,0 1 0 0 0,0 0 0 0 0,-1 0 0 0 0,1-1 0 0 0,0 1 0 0 0,-1 0 0 0 0,0 0 0 0 0,0-1 0 0 0,0 1 0 0 0,0 0 0 0 0,0 0 0 0 0,0 0 0 0 0,0 0 0 0 0,-1 0 0 0 0,1 0 0 0 0,0 1 0 0 0,-1-1 0 0 0,0 0 0 0 0,1 1 0 0 0,-1-1 0 0 0,0 1 0 0 0,0 0 0 0 0,0-1 0 0 0,0 1 0 0 0,0 0 0 0 0,-4-1 0 0 0,4 1-100 0 0,-1 1-1 0 0,0 0 1 0 0,0-1-1 0 0,0 1 1 0 0,0 0 0 0 0,0 0-1 0 0,1 1 1 0 0,-1-1-1 0 0,0 1 1 0 0,0-1-1 0 0,0 1 1 0 0,1 0 0 0 0,-1 0-1 0 0,0 0 1 0 0,1 0-1 0 0,-1 1 1 0 0,1-1-1 0 0,-1 1 1 0 0,1-1 0 0 0,0 1-1 0 0,-1 0 1 0 0,1 0-1 0 0,0 0 1 0 0,-3 4-1 0 0,-4 4 108 0 0,-1 2-1 0 0,1-1 0 0 0,-10 18 0 0 0,8-10-83 0 0,0 0-1 0 0,1 1 1 0 0,1 1 0 0 0,1-1 0 0 0,1 1-1 0 0,1 1 1 0 0,0-1 0 0 0,2 1 0 0 0,0 0-1 0 0,0 29 1 0 0,4-49-168 0 0,0 0-1 0 0,0-1 0 0 0,0 1 1 0 0,1 0-1 0 0,-1-1 1 0 0,0 1-1 0 0,1 0 1 0 0,-1-1-1 0 0,1 1 1 0 0,-1 0-1 0 0,1-1 0 0 0,0 1 1 0 0,0-1-1 0 0,0 1 1 0 0,0-1-1 0 0,0 0 1 0 0,0 1-1 0 0,0-1 1 0 0,0 0-1 0 0,0 0 0 0 0,1 0 1 0 0,-1 0-1 0 0,0 0 1 0 0,1 0-1 0 0,-1 0 1 0 0,1 0-1 0 0,-1 0 0 0 0,1-1 1 0 0,-1 1-1 0 0,1-1 1 0 0,0 1-1 0 0,-1-1 1 0 0,1 1-1 0 0,0-1 1 0 0,-1 0-1 0 0,1 0 0 0 0,0 0 1 0 0,-1 0-1 0 0,1 0 1 0 0,2-1-1 0 0,3 1-2 0 0,0-1 1 0 0,0 0-1 0 0,-1-1 0 0 0,1 0 0 0 0,0 0 0 0 0,-1 0 1 0 0,1-1-1 0 0,10-5 0 0 0,-4-2-27 0 0,1 0 0 0 0,-1 0 0 0 0,-1-1-1 0 0,0-1 1 0 0,-1 0 0 0 0,0-1 0 0 0,0 0 0 0 0,-2 0-1 0 0,11-20 1 0 0,4-12 32 0 0,29-80-1 0 0,-46 104 192 0 0,-7 16-9 0 0,-7 14-2 0 0,1 1-161 0 0,2 0 0 0 0,-1 1 0 0 0,1 0-1 0 0,0 0 1 0 0,1 0 0 0 0,1 0 0 0 0,0 1 0 0 0,0-1-1 0 0,0 15 1 0 0,1 6 42 0 0,2 1-1 0 0,4 31 1 0 0,-5-60-104 0 0,1 0 0 0 0,0 0 1 0 0,-1 0-1 0 0,1 0 0 0 0,1 0 0 0 0,-1-1 0 0 0,0 1 0 0 0,1 0 1 0 0,0-1-1 0 0,0 1 0 0 0,2 3 0 0 0,-3-7 20 0 0,0 1-1 0 0,-1 0 0 0 0,1-1 1 0 0,0 1-1 0 0,-1-1 0 0 0,1 1 1 0 0,0-1-1 0 0,0 1 1 0 0,0-1-1 0 0,0 1 0 0 0,-1-1 1 0 0,1 0-1 0 0,0 1 1 0 0,0-1-1 0 0,0 0 0 0 0,0 0 1 0 0,0 0-1 0 0,0 0 0 0 0,1 0 1 0 0,0 0-2 0 0,0-1 0 0 0,0 1 1 0 0,0-1-1 0 0,-1 1 0 0 0,1-1 1 0 0,0 0-1 0 0,-1 0 0 0 0,1 0 1 0 0,0 0-1 0 0,-1 0 0 0 0,1 0 1 0 0,-1 0-1 0 0,2-2 0 0 0,35-39-3433 0 0,-29 28-4224 0 0</inkml:trace>
  <inkml:trace contextRef="#ctx0" brushRef="#br0" timeOffset="-43036.83">27169 3703 5063 0 0,'1'-23'751'0'0,"6"-46"11144"0"0,-1 43-9598 0 0,-6 26-2259 0 0,0-1 1 0 0,0 1-1 0 0,0 0 0 0 0,0 0 1 0 0,0 0-1 0 0,0 0 1 0 0,0 0-1 0 0,0 0 0 0 0,0-1 1 0 0,0 1-1 0 0,0 0 1 0 0,0 0-1 0 0,0 0 0 0 0,0 0 1 0 0,0 0-1 0 0,0 0 1 0 0,0-1-1 0 0,0 1 0 0 0,0 0 1 0 0,1 0-1 0 0,-1 0 1 0 0,0 0-1 0 0,0 0 0 0 0,0 0 1 0 0,0 0-1 0 0,0-1 1 0 0,0 1-1 0 0,0 0 0 0 0,0 0 1 0 0,0 0-1 0 0,0 0 1 0 0,1 0-1 0 0,-1 0 0 0 0,0 0 1 0 0,0 0-1 0 0,0 0 0 0 0,0 0 1 0 0,0 0-1 0 0,0 0 1 0 0,1 0-1 0 0,-1-1 0 0 0,0 1 1 0 0,0 0-1 0 0,0 0 1 0 0,0 0-1 0 0,0 0 0 0 0,0 0 1 0 0,1 0-1 0 0,-1 0 1 0 0,0 1-1 0 0,0-1 0 0 0,0 0 1 0 0,0 0-1 0 0,0 0 1 0 0,0 0-1 0 0,1 0 0 0 0,-1 0 1 0 0,0 0-1 0 0,0 0 1 0 0,0 0-1 0 0,0 0 0 0 0,0 0 1 0 0,0 0-1 0 0,0 0 1 0 0,1 1-1 0 0,-1-1 0 0 0,0 0 1 0 0,0 0-1 0 0,0 0 0 0 0,6 15 758 0 0,2 22-422 0 0,9 88 247 0 0,-6 0 1 0 0,-7 226-1 0 0,-5-269-1276 0 0,-4 34-738 0 0,3-108 468 0 0,2-8 856 0 0,0 1 0 0 0,0-1 0 0 0,0 0 1 0 0,0 0-1 0 0,0 0 0 0 0,-1 0 0 0 0,1 0 0 0 0,0 0 0 0 0,0 0 1 0 0,0 1-1 0 0,0-1 0 0 0,0 0 0 0 0,0 0 0 0 0,-1 0 0 0 0,1 0 1 0 0,0 0-1 0 0,0 0 0 0 0,0 0 0 0 0,0 0 0 0 0,0 0 1 0 0,-1 0-1 0 0,1 0 0 0 0,0 0 0 0 0,0 0 0 0 0,0 0 0 0 0,0 0 1 0 0,-1 0-1 0 0,1 0 0 0 0,0 0 0 0 0,0 0 0 0 0,0 0 0 0 0,0 0 1 0 0,0 0-1 0 0,-1 0 0 0 0,1 0 0 0 0,0 0 0 0 0,0 0 0 0 0,0 0 1 0 0,0-1-1 0 0,0 1 0 0 0,0 0 0 0 0,-1 0 0 0 0,1 0 1 0 0,0 0-1 0 0,0 0 0 0 0,0 0 0 0 0,0 0 0 0 0,0-1 0 0 0,0 1 1 0 0,-5-6-7014 0 0</inkml:trace>
  <inkml:trace contextRef="#ctx0" brushRef="#br0" timeOffset="-42579.2">26967 4022 5983 0 0,'0'3'327'0'0,"0"1"0"0"0,0-1-1 0 0,0 0 1 0 0,0 0 0 0 0,0 0-1 0 0,1 0 1 0 0,0 0-1 0 0,-1 0 1 0 0,1 0 0 0 0,0-1-1 0 0,0 1 1 0 0,1 0 0 0 0,-1 0-1 0 0,0-1 1 0 0,1 1-1 0 0,0 0 1 0 0,3 3 0 0 0,5 6 1156 0 0,0-1-1 0 0,12 11 1 0 0,-15-16-877 0 0,-1-1-1 0 0,1 0 1 0 0,0 0-1 0 0,0 0 1 0 0,1-1-1 0 0,14 6 1 0 0,-17-8 166 0 0,8-1-48 0 0,39 6-50 0 0,-39-6-162 0 0,-1-4-68 0 0,40-9-17 0 0,-40 9-43 0 0,0-2-169 0 0,36-19-78 0 0,-36 18-10 0 0,-2-1-11 0 0,32-24-24 0 0,-32 23 69 0 0,-1 1-84 0 0,-2 1-54 0 0,28-26 14 0 0,-32 29-15 0 0,0 0-1 0 0,0 0 0 0 0,-1 0 0 0 0,1-1 1 0 0,-1 1-1 0 0,0-1 0 0 0,0 1 0 0 0,-1-1 0 0 0,1 0 1 0 0,-1 0-1 0 0,2-6 0 0 0,-3 10-8 0 0,0-1 0 0 0,0 0-1 0 0,0 0 1 0 0,0 0 0 0 0,0 0 0 0 0,0 0 0 0 0,0 1-1 0 0,0-1 1 0 0,0 0 0 0 0,0 0 0 0 0,0 0-1 0 0,-1 0 1 0 0,1 1 0 0 0,0-1 0 0 0,-1 0 0 0 0,1 0-1 0 0,-1 1 1 0 0,1-1 0 0 0,-1 0 0 0 0,1 1 0 0 0,-1-1-1 0 0,1 0 1 0 0,-1 1 0 0 0,0-1 0 0 0,1 1-1 0 0,-1-1 1 0 0,0 1 0 0 0,1-1 0 0 0,-1 1 0 0 0,0-1-1 0 0,0 1 1 0 0,1 0 0 0 0,-1-1 0 0 0,0 1-1 0 0,0 0 1 0 0,0 0 0 0 0,0 0 0 0 0,1 0 0 0 0,-2-1-1 0 0,-5 1 47 0 0,0 0-1 0 0,0 0 1 0 0,1 0 0 0 0,-9 2-1 0 0,1-1-9 0 0,10 0-41 0 0,0-1 0 0 0,0 0 0 0 0,0 1 0 0 0,0 0 0 0 0,0 0 0 0 0,1 1 0 0 0,-1-1 0 0 0,0 1 0 0 0,1-1 0 0 0,-1 1 0 0 0,1 0 0 0 0,-1 0 0 0 0,-5 5 0 0 0,5-2-18 0 0,-1 0 0 0 0,0 0 0 0 0,1 0 0 0 0,0 1 0 0 0,0-1-1 0 0,1 1 1 0 0,-5 10 0 0 0,1 0-36 0 0,1 2 0 0 0,1-1 0 0 0,1 1 0 0 0,0-1 0 0 0,-1 23 0 0 0,2-20 22 0 0,2 0 0 0 0,1 0 0 0 0,0 0 0 0 0,5 29 0 0 0,-5-43 25 0 0,2 0-1 0 0,-1 0 0 0 0,1 0 1 0 0,0 0-1 0 0,0 0 1 0 0,0-1-1 0 0,1 1 1 0 0,0-1-1 0 0,0 1 0 0 0,0-1 1 0 0,1 0-1 0 0,0 0 1 0 0,0-1-1 0 0,0 1 0 0 0,0-1 1 0 0,1 0-1 0 0,-1 0 1 0 0,11 6-1 0 0,4 0-11 0 0,-2-7-85 0 0,34 2-188 0 0,-38-3-72 0 0,2-6-1634 0 0,59-17-6473 0 0</inkml:trace>
  <inkml:trace contextRef="#ctx0" brushRef="#br0" timeOffset="-3741.05">16259 4964 3223 0 0,'1'2'151'0'0,"-1"-1"0"0"0,1 1-1 0 0,-1-1 1 0 0,1 0-1 0 0,-1 0 1 0 0,1 1-1 0 0,0-1 1 0 0,-1 0-1 0 0,1 0 1 0 0,0 0-1 0 0,0 0 1 0 0,0 0-1 0 0,0 0 1 0 0,0 0-1 0 0,0 0 1 0 0,0 0-1 0 0,0 0 1 0 0,3 1 0 0 0,-1-1 134 0 0,1 1 1 0 0,-1-1-1 0 0,0 0 1 0 0,1 0 0 0 0,0 0-1 0 0,-1-1 1 0 0,6 1-1 0 0,-2-1 142 0 0,-1 0 0 0 0,1 0-1 0 0,0 0 1 0 0,-1-1-1 0 0,1 0 1 0 0,0-1-1 0 0,-1 0 1 0 0,8-2-1 0 0,-7 0 30 0 0,0 0 0 0 0,0 0 0 0 0,0-1 0 0 0,0 1 0 0 0,-1-2 0 0 0,0 1 0 0 0,0-1-1 0 0,0 0 1 0 0,0 0 0 0 0,-1 0 0 0 0,0-1 0 0 0,4-9 0 0 0,-5 10-209 0 0,-1 0 0 0 0,0 0 0 0 0,-1 0 0 0 0,1 0 0 0 0,-2-1-1 0 0,1 0 1 0 0,0 1 0 0 0,-1-1 0 0 0,0 0 0 0 0,-1 1 0 0 0,0-1 0 0 0,0 0 0 0 0,0 0 0 0 0,-3-13 0 0 0,-6-17-117 0 0,3-1 1 0 0,0 1-1 0 0,3-1 0 0 0,1-65 1 0 0,3 84-69 0 0,1-14 86 0 0,0 1 0 0 0,9-38 0 0 0,-9 60-115 0 0,1 0-1 0 0,0 0 1 0 0,1 0 0 0 0,0 1 0 0 0,1-1-1 0 0,-1 1 1 0 0,2 0 0 0 0,-1 0 0 0 0,1 1 0 0 0,15-16-1 0 0,-11 14 16 0 0,0 0 0 0 0,0 1-1 0 0,1 0 1 0 0,1 1-1 0 0,21-12 1 0 0,-27 17-27 0 0,1 0-1 0 0,0 1 1 0 0,0 0 0 0 0,1 0-1 0 0,-1 0 1 0 0,0 1 0 0 0,1 0 0 0 0,-1 1-1 0 0,1-1 1 0 0,-1 2 0 0 0,0-1-1 0 0,12 2 1 0 0,16 4-12 0 0,-10 0 17 0 0,0-2 0 0 0,1-1 0 0 0,-1-2 0 0 0,42-1 0 0 0,317-56 795 0 0,-356 50-769 0 0,24-4 560 0 0,0 2 1 0 0,71-1-1 0 0,-37 9-1543 0 0,-12 2 963 0 0,-1-4 0 0 0,86-12-1 0 0,-83 4 224 0 0,0 3-1 0 0,150 7 0 0 0,-194-1-235 0 0,-1-1-1 0 0,0-1 1 0 0,0-1-1 0 0,34-11 1 0 0,34-4 16 0 0,-93 19-35 0 0,0-1 0 0 0,0 0 0 0 0,0-1 0 0 0,0 1 0 0 0,0-1 0 0 0,0 0 0 0 0,0-1 0 0 0,-1 0 0 0 0,1 0 0 0 0,-1 0 0 0 0,0 0 0 0 0,0-1 0 0 0,0 0 0 0 0,0 0 0 0 0,-1 0 0 0 0,7-8 0 0 0,84-82 64 0 0,-75 71-64 0 0,26-40 0 0 0,-41 55 0 0 0,1 1 0 0 0,-1 1 0 0 0,10-9 0 0 0,-9 9 0 0 0,0-1 0 0 0,0 1 0 0 0,9-13 0 0 0,-6 1 0 0 0,-1 0 0 0 0,0 0 0 0 0,-1 0 0 0 0,-1-1 0 0 0,0 0 0 0 0,-2 0 0 0 0,0-1 0 0 0,1-22 0 0 0,5-186-64 0 0,-12 207 65 0 0,0 1 0 0 0,-8-37-1 0 0,4 32-38 0 0,-2-30-1 0 0,7 39 4 0 0,0 1 0 0 0,-2 0-1 0 0,1 0 1 0 0,-2 0-1 0 0,0 0 1 0 0,-1 0 0 0 0,0 1-1 0 0,-2-1 1 0 0,1 1-1 0 0,-16-23 1 0 0,-5 1 35 0 0,-53-66 0 0 0,71 93 0 0 0,-1-1 0 0 0,-1 1 0 0 0,0 1 0 0 0,0 0 0 0 0,-17-9 0 0 0,-66-28 52 0 0,30 16-40 0 0,55 24-12 0 0,-32-16 19 0 0,0 2-1 0 0,-2 1 1 0 0,-49-13 0 0 0,-118-36 74 0 0,112 33-69 0 0,79 28-9 0 0,-1 1-1 0 0,0 1 1 0 0,0 1 0 0 0,-21 0-1 0 0,-82 2 116 0 0,21 2-77 0 0,-117-14-9 0 0,-27 0-24 0 0,-85-7-20 0 0,253 14 0 0 0,3 5 18 0 0,0 2 1 0 0,-119 19-1 0 0,-79 3-9 0 0,-258-51-9 0 0,440 20 21 0 0,0 3 1 0 0,-168 14-1 0 0,160-2-21 0 0,-119-7 0 0 0,82-3 0 0 0,-1-6 0 0 0,0-1 0 0 0,112 10 0 0 0,0 1 0 0 0,0 1 0 0 0,0 2 0 0 0,0 0 0 0 0,-33 11 0 0 0,47-11 0 0 0,0 0 0 0 0,0 1 0 0 0,1 0 0 0 0,-1 0 0 0 0,1 1 0 0 0,0 0 0 0 0,1 1 0 0 0,0 0 0 0 0,0 1 0 0 0,0 0 0 0 0,1 0 0 0 0,0 1 0 0 0,-12 18 0 0 0,8-7 0 0 0,5-8 0 0 0,0 0 0 0 0,-1 0 0 0 0,0-1 0 0 0,-1 0 0 0 0,-16 16 0 0 0,19-22 0 0 0,1 0 0 0 0,1 1 0 0 0,-1 0 0 0 0,-6 12 0 0 0,-1-1 0 0 0,3-4 0 0 0,0 0 0 0 0,-1 0 0 0 0,-1-1 0 0 0,0-1 0 0 0,0 1 0 0 0,-1-2 0 0 0,-1 0 0 0 0,-18 11 0 0 0,8-11 0 0 0,-1-1 0 0 0,0-1 0 0 0,-40 7 0 0 0,38-9 0 0 0,-82 10 0 0 0,73-12 0 0 0,-55 14 0 0 0,-63 15 0 0 0,84-19 0 0 0,10-5 25 0 0,1-2 0 0 0,-97-2 0 0 0,-39-15 95 0 0,124 3-57 0 0,0 4 0 0 0,-73 6 0 0 0,8 12-14 0 0,-141 8 94 0 0,-406-13-15 0 0,340 18-83 0 0,293-22-26 0 0,-396 47-19 0 0,314-31 0 0 0,75-11 0 0 0,0-3 0 0 0,-100 2 0 0 0,45-12 0 0 0,25 2 0 0 0,-110-16 0 0 0,-117-14 0 0 0,276 28 0 0 0,-192-7 0 0 0,84 4 0 0 0,44 5 0 0 0,-159 20 0 0 0,146-13 0 0 0,70-6 0 0 0,-79 13 0 0 0,0 6 0 0 0,-131 5 0 0 0,224-24 22 0 0,-36-5 0 0 0,-21 0-2 0 0,-61 3-20 0 0,34 5 0 0 0,-72 8 0 0 0,25 3 0 0 0,128-11 0 0 0,1-2 0 0 0,-1-1 0 0 0,-40-4 0 0 0,-35-2 0 0 0,-25-12 0 0 0,83 15 0 0 0,0 2 0 0 0,-66 7 0 0 0,18 0 0 0 0,29-2 0 0 0,28-2 0 0 0,1-1 0 0 0,-65-6 0 0 0,-212-6 0 0 0,225 10 0 0 0,-62-1 0 0 0,-93 1 0 0 0,71-18 0 0 0,122 10 0 0 0,0 3 0 0 0,-56 1 0 0 0,-54-4 0 0 0,56 0 0 0 0,75 5 0 0 0,-61-13 0 0 0,18 2 0 0 0,-570-55 0 0 0,387 33 0 0 0,33 2 0 0 0,147 28 4 0 0,-1 3-1 0 0,-131 14 1 0 0,34 3 54 0 0,-94 13-63 0 0,-32 36 5 0 0,167-34 0 0 0,95-23 0 0 0,0 3 0 0 0,1 1 0 0 0,0 2 0 0 0,-41 19 0 0 0,56-15 0 0 0,21-13 0 0 0,0 0 0 0 0,0 0 0 0 0,-1-1 0 0 0,1 1 0 0 0,-1-1 0 0 0,-6 3 0 0 0,2-2-1 0 0,1 0 0 0 0,-1 1 0 0 0,1 1 0 0 0,0-1 0 0 0,0 1 0 0 0,0 1 0 0 0,1 0 0 0 0,0 0-1 0 0,0 0 1 0 0,0 1 0 0 0,1 0 0 0 0,0 0 0 0 0,0 0 0 0 0,1 1 0 0 0,-8 14 0 0 0,-4 10-18 0 0,2 1 0 0 0,-18 58-1 0 0,24-60-7 0 0,0 1 0 0 0,2 0 0 0 0,2 0 0 0 0,1 1 0 0 0,0 48 0 0 0,6-37-10 0 0,1 0 0 0 0,2 0 1 0 0,18 67-1 0 0,-4-33 5 0 0,54 140 0 0 0,-68-207 32 0 0,1 0 0 0 0,0 0 0 0 0,0-1 0 0 0,1 0 0 0 0,0 0 0 0 0,1-1 0 0 0,0 0 0 0 0,1 0 0 0 0,0-1 0 0 0,0 0 0 0 0,1-1 0 0 0,0 0 0 0 0,13 7 0 0 0,0-9 0 0 0,-21-5 0 0 0,0 0 0 0 0,0 0 0 0 0,-1 0 0 0 0,1 0 0 0 0,0 0 0 0 0,0 1 0 0 0,0-1 0 0 0,0 1 0 0 0,0 0 0 0 0,-1-1 0 0 0,1 1 0 0 0,0 0 0 0 0,-1 0 0 0 0,1 0 0 0 0,-1 0 0 0 0,2 1 0 0 0,14 15 0 0 0,-9-8 0 0 0,0-1 0 0 0,1 1 0 0 0,0-1 0 0 0,0-1 0 0 0,1 0 0 0 0,0 0 0 0 0,13 6 0 0 0,14 5 0 0 0,64 44 0 0 0,-74-43 0 0 0,2-1 0 0 0,0-2 0 0 0,53 22 0 0 0,66 25 0 0 0,-111-45 0 0 0,0-2 0 0 0,2-1 0 0 0,0-2 0 0 0,69 15 0 0 0,35-16 0 0 0,-90-9 0 0 0,89 15 0 0 0,-63-7 0 0 0,-6-2 0 0 0,-55-7 0 0 0,0-1 0 0 0,0-1 0 0 0,0 0 0 0 0,0-2 0 0 0,0 0 0 0 0,25-7 0 0 0,-15 4 0 0 0,43-3 0 0 0,73-4 0 0 0,-61 5 53 0 0,-44 7-31 0 0,56 2 20 0 0,-5-7-20 0 0,-43 1 27 0 0,-25 3-49 0 0,51 3 57 0 0,94 3 18 0 0,-78-5-22 0 0,32-4 11 0 0,-12 1-42 0 0,-75 3 20 0 0,64 6 29 0 0,-92-6-74 0 0,138 4 82 0 0,-101-6-26 0 0,22 0-31 0 0,-30-1 20 0 0,57-6-31 0 0,6 7-11 0 0,4 4 53 0 0,-41 1-31 0 0,5 2 33 0 0,-33-3-51 0 0,43-3 1 0 0,9 0 37 0 0,-53 0-33 0 0,-13 0 18 0 0,37 3 1 0 0,20 2-6 0 0,28-2 20 0 0,-69 0-34 0 0,41 0 48 0 0,-12-3-34 0 0,-32 0 20 0 0,48 0-31 0 0,-4 0 0 0 0,-45 2 31 0 0,48 7-31 0 0,17 1-11 0 0,0-2 11 0 0,3-3 31 0 0,-3-4-31 0 0,-21 3 0 0 0,-45-2 31 0 0,45-2-20 0 0,15 2 20 0 0,2 1-31 0 0,-15-1 0 0 0,-47-1 31 0 0,48 2-31 0 0,20 4 0 0 0,-12 0 31 0 0,-59-5-33 0 0,44 7 46 0 0,1 2-44 0 0,15-2 0 0 0,-2-2 31 0 0,22 1-31 0 0,-71-3-11 0 0,39 0 0 0 0,-47-1 9 0 0,45-1 35 0 0,1-3-33 0 0,14 0-11 0 0,-60 0 0 0 0,56 2 0 0 0,-63 1 11 0 0,31 2 43 0 0,-22-2-28 0 0,36-3 0 0 0,17-1-15 0 0,68-9 53 0 0,-94 5-32 0 0,0 3 0 0 0,1 3 0 0 0,56 6 0 0 0,-78-4-16 0 0,-1-1-1 0 0,0-1 0 0 0,64-10 1 0 0,-14 1-14 0 0,-31 8 29 0 0,89 9-1 0 0,-92-4-29 0 0,-1-1 0 0 0,57-5 0 0 0,239-11 63 0 0,-265 16-64 0 0,4-3 0 0 0,14-1 0 0 0,-12-1 0 0 0,-4 2 0 0 0,-2 1 0 0 0,2 2 0 0 0,2 0 0 0 0,0-2 11 0 0,4-4 31 0 0,13-2-20 0 0,20-5 31 0 0,-103 8-42 0 0,-2 0 31 0 0,48-8-20 0 0,12-1 20 0 0,-2-3-31 0 0,4-3-11 0 0,-68 15 1 0 0,124-21 62 0 0,-37 13-38 0 0,151-24 78 0 0,-211 27-77 0 0,0 2 0 0 0,0 1 0 0 0,43 2 0 0 0,117 14 6 0 0,-119-6-40 0 0,-47-4 8 0 0,47 4 0 0 0,-52-4 0 0 0,79 3 0 0 0,-83-5 0 0 0,74-3 0 0 0,-14-2 0 0 0,-1 0 0 0 0,-1 2 0 0 0,2 0 0 0 0,0 1 0 0 0,-3 2 0 0 0,-35 2 0 0 0,36 4 0 0 0,10 1 0 0 0,-17-1 11 0 0,-56-4 9 0 0,0 0-10 0 0,-1-1 0 0 0,21-2 0 0 0,-3 0-7 0 0,342-3 242 0 0,-303 4-234 0 0,-63 1-11 0 0,114 5 0 0 0,16 12 41 0 0,-65-6 373 0 0,-15-3 68 0 0,-46-7 13 0 0,-2 1-130 0 0,67 11-1451 0 0,6 5 519 0 0,-17-4 551 0 0,14 4 16 0 0,7 4 0 0 0,-21-5 11 0 0,-42-11 31 0 0,40 10-20 0 0,15 2 20 0 0,3-3-20 0 0,-2-4 31 0 0,10-1 12 0 0,-1-3 6 0 0,-26-2 1 0 0,-37-2-12 0 0,35 5-36 0 0,-35-5 24 0 0,22 4-25 0 0,-21-4 19 0 0,50 6-31 0 0,50 1 42 0 0,-58-13-42 0 0,-54 2-24 0 0,16 0 460 0 0,40-6-1 0 0,-57 3-398 0 0,1 1-2 0 0,-1-1 0 0 0,1-1 0 0 0,-1 0 0 0 0,27-11 0 0 0,-41 14-43 0 0,0-1 0 0 0,0 1 1 0 0,0-1-1 0 0,0 0 0 0 0,0 1 0 0 0,-1-1 0 0 0,1-1 0 0 0,0 1 0 0 0,-1 0 0 0 0,0 0 0 0 0,1-1 0 0 0,-1 0 0 0 0,0 1 0 0 0,0-1 0 0 0,-1 0 0 0 0,1 0 0 0 0,-1 0 0 0 0,1 0 0 0 0,-1 0 0 0 0,0 0 0 0 0,0 0 1 0 0,0-1-1 0 0,0 1 0 0 0,-1 0 0 0 0,0-1 0 0 0,1 1 0 0 0,-1 0 0 0 0,0-1 0 0 0,-1 1 0 0 0,1 0 0 0 0,-1-4 0 0 0,1 4-38 0 0,-1 0 0 0 0,0 0 0 0 0,1 1 0 0 0,-1-1 1 0 0,0 0-1 0 0,-1 1 0 0 0,1-1 0 0 0,0 0 0 0 0,-1 1 0 0 0,1 0 0 0 0,-1-1 0 0 0,0 1 0 0 0,0 0 0 0 0,0 0 1 0 0,0 0-1 0 0,0 0 0 0 0,0 0 0 0 0,-3-2 0 0 0,1 2-88 0 0,0 1 0 0 0,0-1 0 0 0,0 1 0 0 0,0-1 0 0 0,0 1 0 0 0,0 0 0 0 0,0 1 0 0 0,0-1 0 0 0,-1 1 0 0 0,1 0 0 0 0,-5 0 0 0 0,-6 1-206 0 0,1 1-1 0 0,0 1 1 0 0,0 1-1 0 0,0 0 1 0 0,0 0-1 0 0,-13 7 1 0 0,17-7-119 0 0,-9 3-57 0 0,12-3-4509 0 0</inkml:trace>
  <inkml:trace contextRef="#ctx0" brushRef="#br0" timeOffset="-2317.98">19202 2588 13823 0 0,'3'-6'931'0'0,"1"0"0"0"0,-1 0-1 0 0,1 1 1 0 0,1-1 0 0 0,6-6-1 0 0,10-10-452 0 0,1 0 0 0 0,1 1-1 0 0,1 2 1 0 0,0 0 0 0 0,2 2-1 0 0,36-20 1 0 0,-45 26-405 0 0,-4 3 29 0 0,1 0 1 0 0,27-11-1 0 0,10-5 38 0 0,-25 15-4 0 0,25-5 132 0 0,-38 11 555 0 0,2-1 243 0 0,46-10 50 0 0,-45 11-266 0 0,-3 3-2912 0 0,44 0 1249 0 0,-55 0 810 0 0,-1 0-1 0 0,1 0 1 0 0,0 0-1 0 0,-1 0 0 0 0,1 0 1 0 0,0 0-1 0 0,-1 0 1 0 0,1 0-1 0 0,0 1 1 0 0,-1-1-1 0 0,1 1 1 0 0,0-1-1 0 0,-1 1 1 0 0,1 0-1 0 0,-1 0 1 0 0,1 0-1 0 0,-1 0 1 0 0,0 0-1 0 0,1 0 1 0 0,-1 0-1 0 0,0 0 1 0 0,1 0-1 0 0,-1 0 1 0 0,0 1-1 0 0,0-1 0 0 0,0 0 1 0 0,0 1-1 0 0,1 2 1 0 0,-2 0 26 0 0,1 0-1 0 0,-1 0 1 0 0,0 0 0 0 0,0 0 0 0 0,0 0-1 0 0,-1-1 1 0 0,1 1 0 0 0,-1 0 0 0 0,-1 4-1 0 0,-2 14-118 0 0,4-21 83 0 0,0-1 0 0 0,0 0 0 0 0,0 0 0 0 0,0 0 1 0 0,0 1-1 0 0,0-1 0 0 0,0 0 0 0 0,1 0 0 0 0,-1 0 0 0 0,0 0 0 0 0,0 0 0 0 0,0 1 0 0 0,0-1 0 0 0,0 0 0 0 0,0 0 0 0 0,0 0 0 0 0,0 0 0 0 0,1 0 0 0 0,-1 0 0 0 0,0 1 0 0 0,0-1 0 0 0,0 0 0 0 0,0 0 0 0 0,0 0 0 0 0,1 0 0 0 0,-1 0 0 0 0,0 0 0 0 0,0 0 0 0 0,0 0 0 0 0,0 0 0 0 0,1 0 0 0 0,-1 0 0 0 0,0 0 0 0 0,0 0 0 0 0,0 0 0 0 0,1 0 0 0 0,-1 0 0 0 0,0 0 0 0 0,0 0 0 0 0,0 0 0 0 0,0 0 0 0 0,1 0 0 0 0,-1 0 0 0 0,0 0 0 0 0,0 0 0 0 0,0 0 0 0 0,0 0 0 0 0,0 0 0 0 0,1-1 0 0 0,-1 1 0 0 0,0 0 0 0 0,0 0 0 0 0,0 0 0 0 0,0 0 0 0 0,10-6-1956 0 0,-10 6 1746 0 0,9-7-7644 0 0</inkml:trace>
  <inkml:trace contextRef="#ctx0" brushRef="#br0" timeOffset="-1753.18">20417 1902 6911 0 0,'-17'31'3196'0'0,"2"0"-1"0"0,-18 54 0 0 0,20-43-1840 0 0,2 1 1 0 0,3 0-1 0 0,-6 63 0 0 0,14-90-1105 0 0,0-10-121 0 0,0-1 0 0 0,-1 1 0 0 0,1-1 0 0 0,-1 0 0 0 0,0 1 0 0 0,-4 9 0 0 0,0-37 407 0 0,5-13-446 0 0,1 0-1 0 0,2-1 1 0 0,2 1-1 0 0,1 1 1 0 0,2-1-1 0 0,14-39 1 0 0,-13 44-57 0 0,26-53 0 0 0,-32 76-19 0 0,1 0 1 0 0,0 1-1 0 0,0-1 1 0 0,1 1-1 0 0,-1-1 1 0 0,1 1-1 0 0,1 1 1 0 0,-1-1-1 0 0,1 1 1 0 0,0 0 0 0 0,0 0-1 0 0,1 1 1 0 0,8-6-1 0 0,-14 10-3 0 0,1-1 1 0 0,-1 1-1 0 0,0-1 0 0 0,1 1 0 0 0,-1 0 0 0 0,1-1 1 0 0,-1 1-1 0 0,0 0 0 0 0,1 0 0 0 0,-1 0 1 0 0,1 0-1 0 0,-1 0 0 0 0,1 0 0 0 0,-1 0 0 0 0,0 1 1 0 0,1-1-1 0 0,-1 0 0 0 0,0 1 0 0 0,1-1 1 0 0,-1 1-1 0 0,3 1 0 0 0,-2 0 14 0 0,0 0 1 0 0,0 0-1 0 0,0 0 1 0 0,0 0-1 0 0,0 0 0 0 0,0 0 1 0 0,-1 1-1 0 0,1-1 0 0 0,-1 1 1 0 0,2 3-1 0 0,1 3 85 0 0,0 0 0 0 0,-1 1-1 0 0,-1 0 1 0 0,1 0-1 0 0,0 14 1 0 0,-2 8 19 0 0,-1 0-1 0 0,-8 52 1 0 0,-1 20 228 0 0,9-88-323 0 0,0-1-1 0 0,1 0 1 0 0,1 0 0 0 0,6 25 0 0 0,-8-37-83 0 0,1-1 0 0 0,0 1 0 0 0,-1-1 0 0 0,1 1 0 0 0,0-1 0 0 0,1 1 0 0 0,-1-1 0 0 0,0 0 0 0 0,1 1 0 0 0,-1-1 0 0 0,1 0 0 0 0,0 0 0 0 0,0 0 0 0 0,0 0 0 0 0,0-1-1 0 0,3 3 1 0 0,-3-3 11 0 0,-1-1 0 0 0,1 1-1 0 0,-1-1 1 0 0,1 0-1 0 0,0 0 1 0 0,-1 0 0 0 0,1 0-1 0 0,-1 0 1 0 0,1 0 0 0 0,-1 0-1 0 0,1 0 1 0 0,0-1-1 0 0,-1 1 1 0 0,1 0 0 0 0,-1-1-1 0 0,1 0 1 0 0,-1 1-1 0 0,0-1 1 0 0,1 0 0 0 0,-1 0-1 0 0,1 0 1 0 0,-1 1-1 0 0,0-2 1 0 0,0 1 0 0 0,0 0-1 0 0,0 0 1 0 0,0 0 0 0 0,0 0-1 0 0,1-2 1 0 0,11-14-2105 0 0,2-5-6017 0 0</inkml:trace>
  <inkml:trace contextRef="#ctx0" brushRef="#br0" timeOffset="-1335.1">20861 1839 10591 0 0,'-17'30'2371'0'0,"2"1"0"0"0,-18 52 0 0 0,28-66-1187 0 0,0 0 1 0 0,1 1-1 0 0,-1 23 0 0 0,4-29-1087 0 0,1-1 1 0 0,0 1-1 0 0,3 14 0 0 0,-2-22-23 0 0,0 1 1 0 0,0-1-1 0 0,0 0 1 0 0,1 0-1 0 0,0 1 1 0 0,0-1-1 0 0,0-1 1 0 0,0 1-1 0 0,0 0 1 0 0,1 0-1 0 0,4 4 1 0 0,-5-6-52 0 0,-1-1 0 0 0,0 0 0 0 0,1 1 0 0 0,-1-1 0 0 0,1 0 0 0 0,-1 0-1 0 0,1 0 1 0 0,0 0 0 0 0,0 0 0 0 0,-1 0 0 0 0,1 0 0 0 0,0-1 0 0 0,0 1 0 0 0,0-1 0 0 0,0 1 0 0 0,0-1 0 0 0,0 0 0 0 0,0 0 0 0 0,0 0 0 0 0,-1 0 0 0 0,1 0 0 0 0,0 0 0 0 0,0 0 0 0 0,0-1 0 0 0,0 1 0 0 0,0-1 0 0 0,3 0 0 0 0,7-5 13 0 0,0-1-1 0 0,0 1 1 0 0,0-2-1 0 0,-1 0 1 0 0,0 0-1 0 0,-1-1 1 0 0,0 0-1 0 0,0-1 1 0 0,-1 0-1 0 0,0-1 0 0 0,-1 0 1 0 0,7-12-1 0 0,-3 5-31 0 0,-2 0-1 0 0,0-1 0 0 0,6-20 1 0 0,-12 30-5 0 0,-1-1 1 0 0,-1 0 0 0 0,0 0 0 0 0,0 0-1 0 0,0 0 1 0 0,-2 0 0 0 0,1 0-1 0 0,-2-12 1 0 0,1 19-8 0 0,0 0-1 0 0,0 1 0 0 0,-1-1 1 0 0,1 1-1 0 0,-1-1 1 0 0,0 1-1 0 0,0 0 0 0 0,0-1 1 0 0,0 1-1 0 0,0 0 1 0 0,0-1-1 0 0,-1 1 0 0 0,1 0 1 0 0,-1 0-1 0 0,1 0 1 0 0,-1 0-1 0 0,0 0 0 0 0,0 1 1 0 0,0-1-1 0 0,-3-1 1 0 0,2 1-24 0 0,0 0 1 0 0,0 1-1 0 0,-1 0 1 0 0,1 0-1 0 0,-1 0 1 0 0,1 0-1 0 0,-1 1 1 0 0,0-1-1 0 0,1 1 1 0 0,-1 0-1 0 0,0 0 1 0 0,-6 1-1 0 0,2 0-22 0 0,0 1 0 0 0,0 0-1 0 0,0 0 1 0 0,0 1-1 0 0,0 0 1 0 0,1 0-1 0 0,-1 1 1 0 0,1 0 0 0 0,0 0-1 0 0,0 1 1 0 0,1 0-1 0 0,-8 6 1 0 0,-10 20-577 0 0,23-30 517 0 0,0 1 0 0 0,0-1 0 0 0,1 0 0 0 0,-1 1 1 0 0,0-1-1 0 0,1 0 0 0 0,-1 1 0 0 0,1-1 0 0 0,-1 1 0 0 0,1-1 0 0 0,0 1 0 0 0,-1-1 0 0 0,1 1 0 0 0,0-1 0 0 0,0 1 0 0 0,0-1 0 0 0,0 1 0 0 0,0-1 0 0 0,1 1 0 0 0,-1-1 0 0 0,0 1 0 0 0,1 1 0 0 0,2 1-1305 0 0</inkml:trace>
  <inkml:trace contextRef="#ctx0" brushRef="#br0" timeOffset="-877.35">21298 1411 6911 0 0,'-11'30'929'0'0,"9"-21"1334"0"0,0 0 1 0 0,0 0-1 0 0,0 11 1 0 0,-11 102 4135 0 0,-13 63-4224 0 0,9-69-972 0 0,2 27-570 0 0,14-118-669 0 0,1-1 0 0 0,2 1 0 0 0,7 44 0 0 0,-9-66-43 0 0,1-1 0 0 0,-1 1 0 0 0,1-1 0 0 0,0 1-1 0 0,0-1 1 0 0,0 0 0 0 0,1 1 0 0 0,-1-1-1 0 0,0 0 1 0 0,1 0 0 0 0,-1 0 0 0 0,5 4 0 0 0,-6-6 28 0 0,0 0 0 0 0,1 1 1 0 0,-1-1-1 0 0,1 0 0 0 0,-1 0 1 0 0,1 1-1 0 0,-1-1 0 0 0,1 0 1 0 0,-1 0-1 0 0,1 0 0 0 0,-1 0 1 0 0,1 0-1 0 0,-1 1 0 0 0,1-1 1 0 0,-1 0-1 0 0,1 0 0 0 0,-1 0 1 0 0,1-1-1 0 0,-1 1 0 0 0,1 0 1 0 0,-1 0-1 0 0,1 0 0 0 0,0 0 1 0 0,0-1-1 0 0,0 1-52 0 0,0-1 0 0 0,0 0 1 0 0,0 0-1 0 0,0 0 0 0 0,0 0 0 0 0,0 0 0 0 0,0-1 0 0 0,0 1 1 0 0,0 0-1 0 0,-1 0 0 0 0,1 0 0 0 0,0-1 0 0 0,0-1 0 0 0,5-11-706 0 0</inkml:trace>
  <inkml:trace contextRef="#ctx0" brushRef="#br0" timeOffset="-876.35">21118 1828 3223 0 0,'-1'1'562'0'0,"-1"0"-1"0"0,1-1 0 0 0,0 1 0 0 0,-1 0 0 0 0,1 0 0 0 0,0 0 0 0 0,-1 0 0 0 0,1 0 0 0 0,0 0 0 0 0,0 0 0 0 0,0 0 0 0 0,0 0 1 0 0,0 1-1 0 0,0-1 0 0 0,0 0 0 0 0,1 1 0 0 0,-1-1 0 0 0,0 0 0 0 0,1 1 0 0 0,-2 2 0 0 0,2-3-313 0 0,0-1-1 0 0,0 1 1 0 0,1-1 0 0 0,-1 1-1 0 0,0-1 1 0 0,0 1 0 0 0,0-1-1 0 0,0 1 1 0 0,0-1 0 0 0,1 1-1 0 0,-1-1 1 0 0,0 1 0 0 0,0-1-1 0 0,1 1 1 0 0,-1-1 0 0 0,0 1-1 0 0,1-1 1 0 0,-1 0 0 0 0,1 1-1 0 0,-1-1 1 0 0,0 0-1 0 0,1 1 1 0 0,0-1 0 0 0,0 1-130 0 0,1 0 0 0 0,0-1 0 0 0,-1 1 0 0 0,1-1-1 0 0,0 1 1 0 0,0-1 0 0 0,-1 0 0 0 0,1 1 0 0 0,0-1 0 0 0,2 0 0 0 0,5-1 148 0 0,0 1 0 0 0,0-1 0 0 0,0-1-1 0 0,0 0 1 0 0,0 0 0 0 0,-1-1 0 0 0,16-6 0 0 0,26-10-5 0 0,17-6-209 0 0,18-5-347 0 0,-71 25 147 0 0,45-12-1961 0 0,8 2-5875 0 0</inkml:trace>
  <inkml:trace contextRef="#ctx0" brushRef="#br0" timeOffset="-420.22">22292 1785 11055 0 0,'-39'-46'2693'0'0,"-6"-6"-220"0"0,41 48-2233 0 0,-1 0 1 0 0,1 0-1 0 0,-1 0 0 0 0,0 1 0 0 0,0 0 0 0 0,0 0 1 0 0,0 1-1 0 0,-1-1 0 0 0,-7-1 0 0 0,9 3-114 0 0,1 1 0 0 0,-1-1 0 0 0,0 1 0 0 0,1 0 0 0 0,-1 1 0 0 0,0-1 0 0 0,0 1 0 0 0,1 0-1 0 0,-1-1 1 0 0,0 2 0 0 0,1-1 0 0 0,-1 0 0 0 0,1 1 0 0 0,0-1 0 0 0,-1 1 0 0 0,1 0 0 0 0,0 0 0 0 0,0 0 0 0 0,0 1-1 0 0,0-1 1 0 0,1 1 0 0 0,-1 0 0 0 0,-2 3 0 0 0,-8 9 199 0 0,1 0 0 0 0,-20 34 0 0 0,31-47-314 0 0,-30 51 396 0 0,3 0 1 0 0,2 2-1 0 0,-24 72 0 0 0,48-119-382 0 0,0 0-1 0 0,0 1 0 0 0,0-1 0 0 0,1 0 0 0 0,0 12 0 0 0,1-16-16 0 0,0 1 1 0 0,1-1-1 0 0,-1 0 1 0 0,1 0-1 0 0,0 0 1 0 0,0 1-1 0 0,0-1 1 0 0,1 0-1 0 0,-1 0 1 0 0,1-1-1 0 0,0 1 1 0 0,3 4-1 0 0,-4-7-5 0 0,0-1 0 0 0,-1 1 1 0 0,1 0-1 0 0,0-1 0 0 0,0 1 0 0 0,0 0 0 0 0,0-1 0 0 0,0 1 1 0 0,0-1-1 0 0,0 0 0 0 0,0 1 0 0 0,0-1 0 0 0,0 0 0 0 0,1 0 0 0 0,-1 0 1 0 0,0 1-1 0 0,0-1 0 0 0,0 0 0 0 0,0 0 0 0 0,0-1 0 0 0,0 1 1 0 0,0 0-1 0 0,0 0 0 0 0,1 0 0 0 0,-1-1 0 0 0,0 1 0 0 0,0-1 1 0 0,0 1-1 0 0,1-2 0 0 0,33-18 88 0 0,-30 17-80 0 0,19-14 60 0 0,-2-1 0 0 0,0-1 0 0 0,-1 0 0 0 0,-1-2 0 0 0,33-43 0 0 0,70-125 10 0 0,-116 176-77 0 0,1 1-4 0 0,-2 2 0 0 0,0 0 0 0 0,-1 0 0 0 0,6-14 0 0 0,-27 64 0 0 0,9-25 25 0 0,1 1 0 0 0,-7 23 0 0 0,6-3 33 0 0,1 0 0 0 0,2 0-1 0 0,1 0 1 0 0,2 1 0 0 0,2-1 0 0 0,5 40 0 0 0,-5-71-107 0 0,0 0 1 0 0,0 0-1 0 0,0-1 0 0 0,1 1 1 0 0,-1 0-1 0 0,1 0 0 0 0,4 6 0 0 0,-5-10 31 0 0,-1 0 0 0 0,1 0-1 0 0,0 0 1 0 0,0 0-1 0 0,0 0 1 0 0,0 0-1 0 0,0 0 1 0 0,0 0-1 0 0,0 0 1 0 0,0-1-1 0 0,1 1 1 0 0,-1 0-1 0 0,0-1 1 0 0,0 1 0 0 0,1-1-1 0 0,-1 1 1 0 0,0-1-1 0 0,0 0 1 0 0,1 0-1 0 0,-1 1 1 0 0,0-1-1 0 0,1 0 1 0 0,-1 0-1 0 0,1 0 1 0 0,-1 0-1 0 0,0-1 1 0 0,1 1 0 0 0,-1 0-1 0 0,0-1 1 0 0,0 1-1 0 0,1 0 1 0 0,-1-1-1 0 0,2 0 1 0 0,12-7-2002 0 0,3-3-6167 0 0</inkml:trace>
  <inkml:trace contextRef="#ctx0" brushRef="#br0">22954 1579 8431 0 0,'1'-1'136'0'0,"-1"1"0"0"0,1-1 0 0 0,-1 1 0 0 0,1-1-1 0 0,-1 0 1 0 0,0 1 0 0 0,1-1 0 0 0,-1 1 0 0 0,0-1-1 0 0,0 0 1 0 0,1 1 0 0 0,-1-1 0 0 0,0 0 0 0 0,0 1-1 0 0,0-1 1 0 0,0 0 0 0 0,0 1 0 0 0,0-1 0 0 0,0 0 0 0 0,0 1-1 0 0,0-1 1 0 0,0 0 0 0 0,0 1 0 0 0,-1-1 0 0 0,1 0-1 0 0,0 1 1 0 0,0-1 0 0 0,-1 0 0 0 0,1 1 0 0 0,0-1-1 0 0,-1 1 1 0 0,1-1 0 0 0,0 0 0 0 0,-1 1 0 0 0,1-1-1 0 0,-1 1 1 0 0,1-1 0 0 0,-1 1 0 0 0,1 0 0 0 0,-1-1 0 0 0,0 1-1 0 0,1 0 1 0 0,-2-1 0 0 0,1 0 185 0 0,-1 0 0 0 0,1 0 0 0 0,0 0 0 0 0,-1 1 0 0 0,1-1 0 0 0,0 1 1 0 0,-1-1-1 0 0,1 1 0 0 0,-1-1 0 0 0,1 1 0 0 0,-1 0 0 0 0,0 0 0 0 0,1 0 0 0 0,-1-1 0 0 0,1 2 0 0 0,-1-1 0 0 0,1 0 0 0 0,-1 0 0 0 0,-1 1 1 0 0,-1 1-178 0 0,1 1 0 0 0,-1 0 0 0 0,1 0 1 0 0,-1 0-1 0 0,1 0 0 0 0,0 0 1 0 0,0 1-1 0 0,0-1 0 0 0,1 1 1 0 0,-1 0-1 0 0,1 0 0 0 0,0 0 1 0 0,0 0-1 0 0,-2 7 0 0 0,1-3-23 0 0,1-1 0 0 0,0 1-1 0 0,0 0 1 0 0,1-1 0 0 0,0 1 0 0 0,0 0-1 0 0,1 13 1 0 0,1-18-75 0 0,-1 0 0 0 0,0 1 0 0 0,1-1-1 0 0,0 0 1 0 0,-1 0 0 0 0,1 0 0 0 0,0 0-1 0 0,1 0 1 0 0,-1 0 0 0 0,0-1 0 0 0,1 1 0 0 0,0 0-1 0 0,-1-1 1 0 0,1 1 0 0 0,0-1 0 0 0,1 0 0 0 0,3 5-1 0 0,-1-4-5 0 0,0 0 0 0 0,1-1 0 0 0,-1 1 0 0 0,0-1-1 0 0,1 0 1 0 0,-1 0 0 0 0,1-1 0 0 0,10 2 0 0 0,-2-1 37 0 0,-1 0 1 0 0,0 2-1 0 0,15 4 0 0 0,-10-2-52 0 0,-14-5-22 0 0,-1 0 0 0 0,1 0 0 0 0,-1 1 0 0 0,1-1 0 0 0,0 1 0 0 0,-1 0 0 0 0,0 0 0 0 0,0 0 0 0 0,1 0 0 0 0,-1 1 0 0 0,-1-1 0 0 0,1 1 0 0 0,0 0 0 0 0,0 0 0 0 0,-1 0 0 0 0,0 0 0 0 0,3 4 0 0 0,-4-3-1 0 0,1-1 0 0 0,-1 0 0 0 0,-1 1 0 0 0,1-1 0 0 0,-1 1 0 0 0,1-1 0 0 0,-1 1 0 0 0,0-1 0 0 0,0 1 0 0 0,0-1 0 0 0,-1 1 0 0 0,1-1 1 0 0,-1 1-1 0 0,0-1 0 0 0,-1 5 0 0 0,-4 4-33 0 0,1 0 1 0 0,-2 0-1 0 0,1-1 1 0 0,-2 0-1 0 0,1 0 1 0 0,-1 0 0 0 0,-17 15-1 0 0,23-24 22 0 0,-18 19-168 0 0,-37 27 0 0 0,51-43 97 0 0,-1 0-1 0 0,1-1 1 0 0,-1 0 0 0 0,0 0-1 0 0,0-1 1 0 0,0 0-1 0 0,-1 0 1 0 0,1-1-1 0 0,-1 0 1 0 0,1 0 0 0 0,-10 0-1 0 0,16-1 29 0 0,0-1 1 0 0,0 0-1 0 0,0 0 0 0 0,0 0 1 0 0,0 0-1 0 0,-1 0 0 0 0,1 0 0 0 0,0 0 1 0 0,0 0-1 0 0,0 0 0 0 0,0 0 1 0 0,0-1-1 0 0,0 1 0 0 0,0-1 0 0 0,0 1 1 0 0,0 0-1 0 0,0-1 0 0 0,0 0 1 0 0,0 1-1 0 0,0-1 0 0 0,0 1 0 0 0,0-1 1 0 0,0 0-1 0 0,1 0 0 0 0,-1 0 1 0 0,0 1-1 0 0,0-1 0 0 0,1 0 0 0 0,-1 0 1 0 0,0-2-1 0 0,1 1-231 0 0,-1 0-1 0 0,1 0 1 0 0,0 0-1 0 0,1 0 1 0 0,-1 0-1 0 0,0 0 1 0 0,0 0 0 0 0,1 0-1 0 0,0 0 1 0 0,-1 0-1 0 0,1 1 1 0 0,0-1 0 0 0,0 0-1 0 0,0 0 1 0 0,0 1-1 0 0,2-4 1 0 0,4-5-6224 0 0</inkml:trace>
  <inkml:trace contextRef="#ctx0" brushRef="#br0" timeOffset="454.7">23287 1706 4607 0 0,'3'0'171'0'0,"1"0"-1"0"0,-1 1 0 0 0,0-1 1 0 0,0-1-1 0 0,0 1 0 0 0,0 0 0 0 0,0-1 1 0 0,0 1-1 0 0,0-1 0 0 0,0 0 1 0 0,0 0-1 0 0,0 0 0 0 0,0 0 1 0 0,-1-1-1 0 0,1 1 0 0 0,0-1 0 0 0,3-2 1 0 0,6-6 1553 0 0,0 1-1 0 0,13-17 1 0 0,-8 10-1259 0 0,4-4 1303 0 0,26-32 1 0 0,-41 44-1403 0 0,0 1 0 0 0,-1-1 1 0 0,0 0-1 0 0,0-1 0 0 0,-1 1 0 0 0,0-1 0 0 0,-1 0 1 0 0,4-11-1 0 0,-7 19-327 0 0,0 1 1 0 0,1 0-1 0 0,-1-1 1 0 0,0 1-1 0 0,0-1 0 0 0,0 1 1 0 0,0 0-1 0 0,0-1 1 0 0,1 1-1 0 0,-1-1 1 0 0,0 1-1 0 0,0-1 0 0 0,0 1 1 0 0,0 0-1 0 0,0-1 1 0 0,0 1-1 0 0,-1-1 1 0 0,1 1-1 0 0,0-1 0 0 0,0 1 1 0 0,0 0-1 0 0,0-1 1 0 0,0 1-1 0 0,0-1 1 0 0,-1 1-1 0 0,1 0 0 0 0,0-1 1 0 0,0 1-1 0 0,-1 0 1 0 0,1-1-1 0 0,0 1 1 0 0,-1 0-1 0 0,1-1 1 0 0,-1 1-1 0 0,-13 6 623 0 0,-15 20-183 0 0,13-8-370 0 0,1 1 0 0 0,1 0 1 0 0,1 2-1 0 0,1-1 0 0 0,0 2 0 0 0,-9 26 0 0 0,14-31-35 0 0,1 1 1 0 0,1 1-1 0 0,1-1 0 0 0,0 1 0 0 0,1 0 0 0 0,1 0 1 0 0,1-1-1 0 0,2 28 0 0 0,-1-43-103 0 0,0-1 1 0 0,1 1-1 0 0,-1-1 1 0 0,1 1-1 0 0,-1-1 0 0 0,1 1 1 0 0,0-1-1 0 0,0 0 0 0 0,0 1 1 0 0,0-1-1 0 0,0 0 0 0 0,0 0 1 0 0,1 0-1 0 0,-1 0 0 0 0,1 0 1 0 0,-1 0-1 0 0,4 3 0 0 0,-3-4 2 0 0,0 0 0 0 0,-1 0 0 0 0,1-1 0 0 0,0 1 0 0 0,0-1 0 0 0,-1 1 0 0 0,1-1 0 0 0,0 1 0 0 0,0-1-1 0 0,0 0 1 0 0,0 0 0 0 0,-1 0 0 0 0,1 0 0 0 0,0 0 0 0 0,0-1 0 0 0,0 1 0 0 0,0 0 0 0 0,-1-1-1 0 0,1 1 1 0 0,0-1 0 0 0,0 0 0 0 0,-1 0 0 0 0,1 0 0 0 0,2-1 0 0 0,26-19-1370 0 0,-14 6 235 0 0</inkml:trace>
  <inkml:trace contextRef="#ctx0" brushRef="#br0" timeOffset="901.45">23696 1552 919 0 0,'-4'16'2431'0'0,"-19"90"7294"0"0,21-91-8530 0 0,0 0 0 0 0,1 0 1 0 0,1 0-1 0 0,0 0 1 0 0,3 18-1 0 0,-3-32-1130 0 0,0 0 0 0 0,0 0 0 0 0,1 0 0 0 0,-1 0 0 0 0,0 0 0 0 0,0 0 0 0 0,0 0 0 0 0,1 0 0 0 0,-1-1 0 0 0,1 1 0 0 0,-1 0 0 0 0,0 0 0 0 0,1 0 0 0 0,0 0 0 0 0,-1 0 0 0 0,1-1 0 0 0,-1 1 0 0 0,1 0 0 0 0,0-1 0 0 0,0 1-1 0 0,-1 0 1 0 0,1-1 0 0 0,0 1 0 0 0,0-1 0 0 0,0 1 0 0 0,1 0 0 0 0,0-1-26 0 0,-1 0 1 0 0,1 0-1 0 0,-1 0 0 0 0,1 0 0 0 0,-1-1 1 0 0,1 1-1 0 0,-1 0 0 0 0,1-1 0 0 0,-1 1 0 0 0,1-1 1 0 0,-1 0-1 0 0,0 1 0 0 0,1-1 0 0 0,-1 0 0 0 0,2-1 1 0 0,5-4-10 0 0,1-1 1 0 0,-1-1-1 0 0,11-12 1 0 0,-18 19-2 0 0,24-30 12 0 0,33-50 0 0 0,-41 54-42 0 0,1 1-1 0 0,2 0 0 0 0,32-32 0 0 0,-52 58-3 0 0,4-4 40 0 0,0 0-1 0 0,0 0 1 0 0,1 0-1 0 0,-1 1 1 0 0,1 0-1 0 0,6-3 1 0 0,-10 5-11 0 0,0 1 1 0 0,0 0 0 0 0,-1 0 0 0 0,1 0 0 0 0,0-1 0 0 0,0 1 0 0 0,0 0-1 0 0,-1 0 1 0 0,1 0 0 0 0,0 0 0 0 0,0 0 0 0 0,-1 0 0 0 0,1 0 0 0 0,0 1 0 0 0,0-1-1 0 0,-1 0 1 0 0,1 0 0 0 0,0 1 0 0 0,0-1 0 0 0,1 1 0 0 0,-1 0 14 0 0,0 0 1 0 0,0 0-1 0 0,0 1 1 0 0,0-1 0 0 0,0 0-1 0 0,0 1 1 0 0,-1-1-1 0 0,1 0 1 0 0,0 1-1 0 0,-1-1 1 0 0,1 1-1 0 0,-1-1 1 0 0,1 1 0 0 0,-1 2-1 0 0,2 6 112 0 0,-1 1-1 0 0,0-1 1 0 0,-1 0 0 0 0,0 1-1 0 0,-1-1 1 0 0,-3 14 0 0 0,-16 64 397 0 0,15-69-439 0 0,-1-1-28 0 0,4-13-73 0 0,1-1 1 0 0,-1 1 0 0 0,1-1 0 0 0,0 1 0 0 0,0-1 0 0 0,0 1 0 0 0,0 0-1 0 0,1-1 1 0 0,0 1 0 0 0,0 0 0 0 0,1 9 0 0 0,-1-14-38 0 0,1 1 0 0 0,-1-1 0 0 0,0 0 0 0 0,0 1 0 0 0,1-1 1 0 0,-1 0-1 0 0,0 0 0 0 0,0 1 0 0 0,1-1 0 0 0,-1 0 0 0 0,0 0 0 0 0,1 1 0 0 0,-1-1 1 0 0,0 0-1 0 0,1 0 0 0 0,-1 0 0 0 0,1 0 0 0 0,-1 0 0 0 0,0 1 0 0 0,1-1 0 0 0,-1 0 1 0 0,0 0-1 0 0,1 0 0 0 0,-1 0 0 0 0,1 0 0 0 0,-1 0 0 0 0,0 0 0 0 0,1 0 1 0 0,-1 0-1 0 0,1-1 0 0 0,-1 1 0 0 0,0 0 0 0 0,1 0 0 0 0,-1 0 0 0 0,0 0 0 0 0,1 0 1 0 0,-1-1-1 0 0,0 1 0 0 0,1 0 0 0 0,-1 0 0 0 0,0-1 0 0 0,1 1 0 0 0,-1 0 0 0 0,0 0 1 0 0,0-1-1 0 0,1 1 0 0 0,-1 0 0 0 0,0-1 0 0 0,0 1 0 0 0,1-1 0 0 0,14-17-2738 0 0,-7 5-5156 0 0</inkml:trace>
  <inkml:trace contextRef="#ctx0" brushRef="#br0" timeOffset="902.45">24472 730 16583 0 0,'0'0'83'0'0,"0"0"-1"0"0,0 0 0 0 0,1 0 0 0 0,-1 0 1 0 0,0 0-1 0 0,0 0 0 0 0,1 0 0 0 0,-1 0 1 0 0,0 0-1 0 0,0 0 0 0 0,1 1 0 0 0,-1-1 1 0 0,0 0-1 0 0,0 0 0 0 0,1 0 0 0 0,-1 0 1 0 0,0 0-1 0 0,0 0 0 0 0,0 0 0 0 0,1 1 1 0 0,-1-1-1 0 0,0 0 0 0 0,0 0 1 0 0,0 0-1 0 0,1 0 0 0 0,-1 1 0 0 0,0-1 1 0 0,0 0-1 0 0,0 0 0 0 0,0 0 0 0 0,0 1 1 0 0,0-1-1 0 0,1 0 0 0 0,-1 0 0 0 0,0 1 1 0 0,0-1-1 0 0,0 0 0 0 0,0 0 0 0 0,0 1 1 0 0,0-1-1 0 0,0 0 0 0 0,0 0 0 0 0,0 1 1 0 0,0-1-1 0 0,0 0 0 0 0,0 1 0 0 0,3 17 1193 0 0,-2-15-1024 0 0,5 39 634 0 0,-1 1-1 0 0,-3 59 1 0 0,-11 88-125 0 0,2-83-518 0 0,-1 23-182 0 0,-5 216-1051 0 0,13-340 679 0 0,-2 40-273 0 0,1-43 282 0 0,1-1 1 0 0,0 0-1 0 0,0 0 1 0 0,-1 1-1 0 0,0-1 0 0 0,1 0 1 0 0,-1 0-1 0 0,0 0 1 0 0,0 0-1 0 0,0 0 1 0 0,0 0-1 0 0,0 0 0 0 0,-1 0 1 0 0,1 0-1 0 0,-1-1 1 0 0,-2 4-1 0 0,-2-2-6581 0 0</inkml:trace>
  <inkml:trace contextRef="#ctx0" brushRef="#br0" timeOffset="1306.88">24294 1609 4607 0 0,'-4'-7'398'0'0,"1"0"0"0"0,0-1-1 0 0,0 1 1 0 0,1-1-1 0 0,0 0 1 0 0,-2-14 0 0 0,4 19-87 0 0,0 1 1 0 0,0-1 0 0 0,1 1 0 0 0,-1-1-1 0 0,0 1 1 0 0,1 0 0 0 0,-1-1-1 0 0,1 1 1 0 0,0 0 0 0 0,0 0 0 0 0,0-1-1 0 0,0 1 1 0 0,0 0 0 0 0,0 0 0 0 0,1 0-1 0 0,-1 0 1 0 0,1 0 0 0 0,-1 0 0 0 0,1 1-1 0 0,0-1 1 0 0,0 0 0 0 0,0 1 0 0 0,-1 0-1 0 0,2-1 1 0 0,-1 1 0 0 0,0 0 0 0 0,3-2-1 0 0,-1 1 283 0 0,3-1 49 0 0,11 1 2743 0 0,36-3-2563 0 0,-41 3-383 0 0,-1 0-169 0 0,33-6-29 0 0,-34 6-16 0 0,0-3-27 0 0,-4 2-166 0 0,10-5 95 0 0,0 0 0 0 0,-1-1 0 0 0,19-13 0 0 0,-18 8-11 0 0,1-1 0 0 0,-2-1-1 0 0,0 0 1 0 0,0-1 0 0 0,20-32-1 0 0,-26 25 43 0 0,-13 15 38 0 0,3 8-183 0 0,-1 1 1 0 0,1 0-1 0 0,-1 0 0 0 0,0 0 1 0 0,1 0-1 0 0,-1 0 1 0 0,1 0-1 0 0,-1 0 1 0 0,0 0-1 0 0,1 0 1 0 0,-1 1-1 0 0,1-1 1 0 0,-1 0-1 0 0,0 0 0 0 0,1 0 1 0 0,-1 1-1 0 0,1-1 1 0 0,-1 0-1 0 0,1 1 1 0 0,-2 0-1 0 0,1 0 11 0 0,-1 1 0 0 0,0-1 0 0 0,0 1 0 0 0,0 0 0 0 0,1 0 0 0 0,-1-1 0 0 0,1 1-1 0 0,0 0 1 0 0,-1 1 0 0 0,1-1 0 0 0,0 0 0 0 0,0 0 0 0 0,0 0 0 0 0,1 1 0 0 0,-1-1 0 0 0,0 0 0 0 0,0 4 0 0 0,-3 46 118 0 0,4-38-87 0 0,0 12-24 0 0,0 1 0 0 0,2 0 0 0 0,7 31 0 0 0,-6-41-15 0 0,1 1 1 0 0,1-1-1 0 0,1 0 0 0 0,0-1 1 0 0,16 29-1 0 0,-20-43-22 0 0,-1 1 1 0 0,1-1-1 0 0,0 0 1 0 0,0 0-1 0 0,0 0 0 0 0,0 0 1 0 0,0 0-1 0 0,0 0 1 0 0,1 0-1 0 0,-1-1 0 0 0,1 1 1 0 0,2 0-1 0 0,-3-1-303 0 0,9-3-508 0 0,33-4 352 0 0,-43 6 413 0 0,0 0 0 0 0,1 0 0 0 0,-1-1-1 0 0,0 1 1 0 0,0 0 0 0 0,1-1 0 0 0,-1 1 0 0 0,0 0 0 0 0,0-1-1 0 0,0 0 1 0 0,0 1 0 0 0,2-2 0 0 0,31-20-700 0 0</inkml:trace>
  <inkml:trace contextRef="#ctx0" brushRef="#br0" timeOffset="1714.3">25150 1255 5583 0 0,'-16'76'5203'0'0,"3"1"0"0"0,-3 120-1 0 0,16-193-5035 0 0,0 0 0 0 0,0 0 0 0 0,1 0 0 0 0,-1-1 0 0 0,1 1 0 0 0,0 0 0 0 0,3 7 0 0 0,-4-11-155 0 0,0 0 1 0 0,0 1 0 0 0,1-1 0 0 0,-1 1 0 0 0,0-1 0 0 0,0 0 0 0 0,1 1 0 0 0,-1-1-1 0 0,0 1 1 0 0,1-1 0 0 0,-1 0 0 0 0,0 1 0 0 0,1-1 0 0 0,-1 0 0 0 0,1 0 0 0 0,-1 1 0 0 0,1-1-1 0 0,-1 0 1 0 0,0 0 0 0 0,1 0 0 0 0,-1 0 0 0 0,1 1 0 0 0,-1-1 0 0 0,1 0 0 0 0,0 0-1 0 0,0-1 1 0 0,0 1 0 0 0,0 0 0 0 0,1-1 0 0 0,-1 1-1 0 0,0-1 1 0 0,0 1 0 0 0,0-1 0 0 0,0 0-1 0 0,0 1 1 0 0,0-1 0 0 0,0 0 0 0 0,-1 0-1 0 0,1 0 1 0 0,0 0 0 0 0,1-1 0 0 0,24-33 31 0 0,-1-1 0 0 0,32-63 1 0 0,7-11 159 0 0,-52 91-69 0 0,2 1-1 0 0,0 1 0 0 0,25-26 0 0 0,-32 38-7 0 0,-1-1 0 0 0,1 1 0 0 0,0 1 0 0 0,0-1 0 0 0,9-3 0 0 0,-13 7 851 0 0,7 4-807 0 0,33 15-31 0 0,-41-17-125 0 0,-1 0 1 0 0,1 1-1 0 0,0-1 0 0 0,-1 1 1 0 0,1-1-1 0 0,-1 1 0 0 0,0 0 1 0 0,1-1-1 0 0,-1 1 0 0 0,0 0 1 0 0,0 0-1 0 0,0 0 0 0 0,0 0 1 0 0,-1 0-1 0 0,1 0 0 0 0,0 0 1 0 0,-1 0-1 0 0,0 0 0 0 0,1 0 1 0 0,-1 1-1 0 0,0 3 0 0 0,1 3 47 0 0,2 16 47 0 0,-2 1 0 0 0,-1-1 0 0 0,-1 1 1 0 0,-1-1-1 0 0,-9 45 0 0 0,5-34-24 0 0,-2 62 0 0 0,8-96-81 0 0,0 1 0 0 0,0-1 0 0 0,0 0 0 0 0,1 0 0 0 0,-1 1 0 0 0,1-1 0 0 0,0 0 0 0 0,0 0 0 0 0,-1 0 0 0 0,1 0 0 0 0,1 0 0 0 0,1 4 0 0 0,-2-6-15 0 0,-1 1 1 0 0,1-1-1 0 0,-1 0 1 0 0,1 1-1 0 0,-1-1 0 0 0,1 1 1 0 0,-1-1-1 0 0,1 0 0 0 0,0 1 1 0 0,-1-1-1 0 0,1 0 0 0 0,0 0 1 0 0,-1 0-1 0 0,1 1 0 0 0,0-1 1 0 0,-1 0-1 0 0,1 0 1 0 0,0 0-1 0 0,-1 0 0 0 0,1 0 1 0 0,0 0-1 0 0,-1 0 0 0 0,1 0 1 0 0,0 0-1 0 0,-1-1 0 0 0,1 1 1 0 0,0 0-1 0 0,-1 0 1 0 0,1-1-1 0 0,-1 1 0 0 0,1 0 1 0 0,0-1-1 0 0,-1 1 0 0 0,1 0 1 0 0,-1-1-1 0 0,1 1 0 0 0,-1-1 1 0 0,1 1-1 0 0,-1-1 1 0 0,1 1-1 0 0,-1-1 0 0 0,0 1 1 0 0,1-1-1 0 0,-1 0 0 0 0,0 1 1 0 0,1-2-1 0 0,15-20-1230 0 0,17-34-1 0 0,-22 36-559 0 0,0-1-6347 0 0</inkml:trace>
  <inkml:trace contextRef="#ctx0" brushRef="#br0" timeOffset="2190.39">25963 1146 7831 0 0,'8'-6'-91'0'0,"22"-19"2400"0"0,-28 23-1685 0 0,0 0-1 0 0,0 0 1 0 0,0 0 0 0 0,0-1 0 0 0,0 1-1 0 0,0-1 1 0 0,-1 1 0 0 0,1-1-1 0 0,-1 0 1 0 0,1-3 0 0 0,-18 24 3488 0 0,3-5-3543 0 0,-97 125 1427 0 0,92-112-1657 0 0,0 1 0 0 0,2 1 0 0 0,-18 44 0 0 0,31-65-209 0 0,0-1-1 0 0,1 1 1 0 0,0 0-1 0 0,1 0 1 0 0,-1-1-1 0 0,1 1 1 0 0,1 0 0 0 0,-1 0-1 0 0,1 0 1 0 0,0 0-1 0 0,1 0 1 0 0,0 0-1 0 0,0 0 1 0 0,0 0-1 0 0,1 0 1 0 0,0 0 0 0 0,3 6-1 0 0,-4-10-564 0 0,6 3-55 0 0,20 20 55 0 0,-26-25 425 0 0,0 0 0 0 0,0 0 1 0 0,0 0-1 0 0,0-1 0 0 0,0 1 0 0 0,0 0 0 0 0,0-1 0 0 0,0 1 0 0 0,0 0 0 0 0,0-1 1 0 0,0 0-1 0 0,1 1 0 0 0,-1-1 0 0 0,2 1 0 0 0,58 12-18 0 0,-42-11 9 0 0,-1-1-1 0 0,26-2 0 0 0,-26 1-1 0 0,-12 0 4 0 0,1-1 1 0 0,-1 0-1 0 0,0 0 1 0 0,0 0-1 0 0,0 0 1 0 0,0-1 0 0 0,7-3-1 0 0,-3 3-12 0 0,-5 1 11 0 0,0 0-1 0 0,0-1 1 0 0,0 1 0 0 0,0-1-1 0 0,-1 0 1 0 0,1-1-1 0 0,4-2 1 0 0,11-7-43 0 0,0-1 1 0 0,-1-2-1 0 0,0 1 0 0 0,-1-2 1 0 0,18-21-1 0 0,-17 15 43 0 0,-2-1 0 0 0,21-35 0 0 0,-31 46 16 0 0,-1 0 1 0 0,0-1-1 0 0,-1 0 1 0 0,0 0-1 0 0,-1-1 0 0 0,5-27 1 0 0,-9 39 12 0 0,1-1 1 0 0,-1 0-1 0 0,0 1 1 0 0,0-1-1 0 0,0 0 1 0 0,0 0-1 0 0,0 0 0 0 0,-1 1 1 0 0,1-1-1 0 0,-1 0 1 0 0,0 1-1 0 0,0-1 1 0 0,0 1-1 0 0,0-1 1 0 0,0 1-1 0 0,-1-1 1 0 0,1 1-1 0 0,-1-1 0 0 0,1 1 1 0 0,-1 0-1 0 0,0 0 1 0 0,0 0-1 0 0,0 0 1 0 0,0 0-1 0 0,0 1 1 0 0,0-1-1 0 0,-1 1 1 0 0,1-1-1 0 0,0 1 0 0 0,-1 0 1 0 0,1 0-1 0 0,-1 0 1 0 0,0 0-1 0 0,1 0 1 0 0,-1 0-1 0 0,0 1 1 0 0,0-1-1 0 0,1 1 1 0 0,-1 0-1 0 0,0 0 1 0 0,0 0-1 0 0,1 0 0 0 0,-1 1 1 0 0,0-1-1 0 0,0 1 1 0 0,1-1-1 0 0,-1 1 1 0 0,1 0-1 0 0,-1 0 1 0 0,0 0-1 0 0,1 0 1 0 0,0 1-1 0 0,-4 2 0 0 0,-4 3 4 0 0,0 1-1 0 0,1 1 1 0 0,0 0-1 0 0,0 0 1 0 0,1 0-1 0 0,0 1 1 0 0,1 1-1 0 0,0-1 0 0 0,1 1 1 0 0,0 0-1 0 0,-8 22 1 0 0,8-16 4 0 0,0 0 1 0 0,1 1 0 0 0,1 0-1 0 0,1 0 1 0 0,1 1 0 0 0,0-1-1 0 0,1 27 1 0 0,1-35-11 0 0,1 1 0 0 0,0-1 0 0 0,0 0-1 0 0,1 0 1 0 0,1 0 0 0 0,0 0 0 0 0,0 0 0 0 0,0 0-1 0 0,1-1 1 0 0,1 0 0 0 0,0 1 0 0 0,0-2 0 0 0,1 1-1 0 0,11 13 1 0 0,-6-12 60 0 0,27 18-38 0 0,-38-28-28 0 0,1 1 0 0 0,0 0-1 0 0,0-1 1 0 0,0 1 0 0 0,0 0 0 0 0,0-1 0 0 0,0 1-1 0 0,0-1 1 0 0,0 0 0 0 0,0 1 0 0 0,0-1-1 0 0,0 0 1 0 0,0 0 0 0 0,0 1 0 0 0,0-1 0 0 0,0 0-1 0 0,0 0 1 0 0,0 0 0 0 0,0 0 0 0 0,0-1 0 0 0,0 1-1 0 0,2 0 1 0 0,65-8-47 0 0,-58 6-23 0 0,-6 1 26 0 0,-1 0 0 0 0,0 1 1 0 0,0-1-1 0 0,0 0 1 0 0,0-1-1 0 0,0 1 1 0 0,0-1-1 0 0,0 1 0 0 0,0-1 1 0 0,0 0-1 0 0,-1 0 1 0 0,1 0-1 0 0,-1 0 1 0 0,4-3-1 0 0,57-63-1278 0 0,-47 47 726 0 0</inkml:trace>
  <inkml:trace contextRef="#ctx0" brushRef="#br0" timeOffset="4574.29">4894 2036 5983 0 0,'-23'-39'10221'0'0,"-6"1"-5737"0"0,6 14-3988 0 0,-1 0 0 0 0,-34-26-1 0 0,48 42-413 0 0,0 2-1 0 0,-1 0 1 0 0,1 0-1 0 0,-1 1 1 0 0,0 0-1 0 0,-21-6 0 0 0,-75-12 473 0 0,49 13-286 0 0,-44-7-10 0 0,-132-4 0 0 0,32 5-99 0 0,128 10-53 0 0,-92 6 0 0 0,112 2-62 0 0,-2-2 6 0 0,-407 27 228 0 0,424-21-250 0 0,-469 90 313 0 0,482-89-331 0 0,-85 24 102 0 0,-180 75-1 0 0,220-71-30 0 0,2 3-1 0 0,1 3 1 0 0,2 3-1 0 0,2 3 1 0 0,-99 95-1 0 0,107-82-51 0 0,-81 114 1 0 0,98-122-25 0 0,8-7-5 0 0,2 2 0 0 0,2 0 0 0 0,2 2 0 0 0,2 0 0 0 0,2 2 0 0 0,-22 86 0 0 0,23-56 0 0 0,4 2 0 0 0,3 1 0 0 0,-2 136 0 0 0,15-90 0 0 0,29 226 0 0 0,-15-271 0 0 0,3-1 0 0 0,4 0 0 0 0,53 133 0 0 0,-24-108 0 0 0,99 161 0 0 0,-118-222 0 0 0,2-2 0 0 0,2-1 0 0 0,2-1 0 0 0,63 56 0 0 0,-66-70 0 0 0,1-2 0 0 0,2-1 0 0 0,1-2 0 0 0,0-1 0 0 0,2-2 0 0 0,49 18 0 0 0,-54-27 13 0 0,76 22 118 0 0,-37-13-67 0 0,14 0-11 0 0,47 1-31 0 0,42-17 142 0 0,-123-6-61 0 0,-1 1 0 0 0,54 10 0 0 0,-63-5-41 0 0,81 2 0 0 0,-93-10-40 0 0,-26 1 5 0 0,0 0 0 0 0,1 0-1 0 0,-1 1 1 0 0,0 0 0 0 0,0 0 0 0 0,1 1 0 0 0,-1 0 0 0 0,12 3 0 0 0,-9-3 34 0 0,-11-6 5 0 0,-10-8 50 0 0,12 13-114 0 0,-13-14 24 0 0,-1 2 0 0 0,-27-20 0 0 0,33 27-19 0 0,0 1 1 0 0,0-1 0 0 0,0 2-1 0 0,-1-1 1 0 0,1 1 0 0 0,-1 0-1 0 0,-15-2 1 0 0,18 4-3 0 0,0 0 1 0 0,1-1-1 0 0,-1 0 0 0 0,0 0 1 0 0,0 0-1 0 0,1-1 0 0 0,0 0 1 0 0,-1 0-1 0 0,-7-6 0 0 0,19 16 50 0 0,1 0 0 0 0,-1 0 0 0 0,1-1 0 0 0,9 6 0 0 0,11 1 59 0 0,1-1 1 0 0,57 17-1 0 0,-60-21-68 0 0,-22-7-39 0 0,0 0 0 0 0,0 0-1 0 0,0 0 1 0 0,0 0 0 0 0,0 1-1 0 0,0-1 1 0 0,-1 1 0 0 0,1 0-1 0 0,0 0 1 0 0,-1 0 0 0 0,0 0-1 0 0,1 0 1 0 0,-1 1 0 0 0,0-1-1 0 0,0 1 1 0 0,0-1 0 0 0,0 1-1 0 0,-1 0 1 0 0,1 0 0 0 0,2 6-1 0 0,-4-6-2 0 0,1 1 1 0 0,-1-1-1 0 0,1 1 0 0 0,-1 0 1 0 0,0-1-1 0 0,0 1 0 0 0,-1-1 1 0 0,1 1-1 0 0,-1 0 0 0 0,0-1 0 0 0,0 1 1 0 0,0-1-1 0 0,0 0 0 0 0,0 1 1 0 0,-1-1-1 0 0,0 0 0 0 0,1 0 0 0 0,-5 6 1 0 0,-7 9 1 0 0,-1 0 1 0 0,-1-1 0 0 0,-1-1-1 0 0,0 0 1 0 0,-1-1 0 0 0,0 0-1 0 0,-34 20 1 0 0,49-34-35 0 0,1 0-1 0 0,-1 0 1 0 0,0-1 0 0 0,0 1-1 0 0,0 0 1 0 0,1 0 0 0 0,-1-1-1 0 0,0 1 1 0 0,0-1 0 0 0,0 0-1 0 0,0 0 1 0 0,-4 1-1 0 0,6-1 4 0 0,0-1 0 0 0,0 1-1 0 0,-1 0 1 0 0,1 0-1 0 0,0 0 1 0 0,0 0 0 0 0,-1 0-1 0 0,1 0 1 0 0,0-1-1 0 0,0 1 1 0 0,-1 0-1 0 0,1 0 1 0 0,0 0 0 0 0,0-1-1 0 0,0 1 1 0 0,0 0-1 0 0,-1 0 1 0 0,1-1 0 0 0,0 1-1 0 0,0 0 1 0 0,0 0-1 0 0,0-1 1 0 0,0 1 0 0 0,0 0-1 0 0,0 0 1 0 0,-1-1-1 0 0,1 1 1 0 0,0 0-1 0 0,0-1 1 0 0,0 1 0 0 0,6-17-806 0 0,15-17-2119 0 0,-6 13-5601 0 0</inkml:trace>
  <inkml:trace contextRef="#ctx0" brushRef="#br0" timeOffset="5594.46">53 2016 10135 0 0,'-8'122'6520'0'0,"1"-1"-1692"0"0,7-121-4817 0 0,0 0 0 0 0,0 0 0 0 0,0-1 1 0 0,0 1-1 0 0,0 0 0 0 0,0 0 0 0 0,0 0 0 0 0,0 0 0 0 0,0 0 0 0 0,0 0 0 0 0,0 0 0 0 0,0 0 1 0 0,-1 0-1 0 0,1 0 0 0 0,0 0 0 0 0,0 0 0 0 0,0 0 0 0 0,0 0 0 0 0,0 0 0 0 0,0 0 0 0 0,0 0 0 0 0,0 0 1 0 0,0 0-1 0 0,0 0 0 0 0,0 0 0 0 0,0 0 0 0 0,0 0 0 0 0,0 0 0 0 0,0 0 0 0 0,-1 0 0 0 0,1 0 0 0 0,0 0 1 0 0,0 0-1 0 0,0 0 0 0 0,0 0 0 0 0,0 0 0 0 0,0 0 0 0 0,0 0 0 0 0,0 0 0 0 0,0 0 0 0 0,0 0 1 0 0,0 0-1 0 0,0 0 0 0 0,0 0 0 0 0,0 0 0 0 0,0 0 0 0 0,-1 0 0 0 0,1 0 0 0 0,0 0 0 0 0,0 0 0 0 0,0 0 1 0 0,0 0-1 0 0,0 0 0 0 0,0 0 0 0 0,0 0 0 0 0,0 0 0 0 0,0 1 0 0 0,0-1 0 0 0,0 0 0 0 0,0 0 0 0 0,0 0 1 0 0,0 0-1 0 0,0 0 0 0 0,0 0 0 0 0,-5-9 275 0 0,-4-13-34 0 0,3 0-127 0 0,1 0-1 0 0,1-1 1 0 0,1 1-1 0 0,0-31 1 0 0,3 41-77 0 0,1 0 0 0 0,-1 0 0 0 0,2-1 0 0 0,0 1 1 0 0,0 0-1 0 0,1 1 0 0 0,1-1 0 0 0,0 0 0 0 0,9-18 0 0 0,-9 23 3 0 0,0 1-1 0 0,1 0 0 0 0,0 0 1 0 0,0 0-1 0 0,1 0 0 0 0,7-6 1 0 0,-10 10-27 0 0,1-1 0 0 0,-1 0 0 0 0,1 1 0 0 0,0 0 0 0 0,0 0 0 0 0,0 0-1 0 0,0 1 1 0 0,0-1 0 0 0,0 1 0 0 0,0 0 0 0 0,0 0 0 0 0,0 0 0 0 0,6 0 0 0 0,-6 2-10 0 0,0-1 0 0 0,0 1-1 0 0,0 0 1 0 0,0 0 0 0 0,0 0 0 0 0,0 1-1 0 0,0-1 1 0 0,0 1 0 0 0,0 0 0 0 0,-1 0 0 0 0,1 0-1 0 0,-1 0 1 0 0,0 1 0 0 0,1 0 0 0 0,-1-1-1 0 0,0 1 1 0 0,0 0 0 0 0,-1 1 0 0 0,1-1-1 0 0,-1 0 1 0 0,3 6 0 0 0,1 0 12 0 0,-2 0 1 0 0,0 0-1 0 0,0 0 1 0 0,0 0-1 0 0,-1 1 1 0 0,0-1-1 0 0,2 20 1 0 0,-2 57 50 0 0,-3-77-77 0 0,2-35-9 0 0,2 0 0 0 0,11-42 0 0 0,-8 40-36 0 0,2-10 149 0 0,1-1 0 0 0,2 1 0 0 0,2 1 0 0 0,2 0 0 0 0,1 1 0 0 0,33-52 0 0 0,-50 87-87 0 0,1 0 0 0 0,-1 0 0 0 0,1 0 0 0 0,0 0 0 0 0,-1 0 0 0 0,1 0 0 0 0,0 0 0 0 0,-1 0 0 0 0,1 1 0 0 0,0-1 0 0 0,0 0 0 0 0,0 1 0 0 0,0-1 0 0 0,0 0 0 0 0,0 1 0 0 0,0-1 0 0 0,0 1 0 0 0,0 0 0 0 0,0-1 0 0 0,0 1 1 0 0,0 0-1 0 0,0-1 0 0 0,0 1 0 0 0,0 0 0 0 0,0 0 0 0 0,2 0 0 0 0,-2 1 0 0 0,0-1 1 0 0,1 1 0 0 0,-1 0-1 0 0,0 0 1 0 0,1 0 0 0 0,-1-1-1 0 0,0 1 1 0 0,0 0 0 0 0,0 1 0 0 0,0-1-1 0 0,0 0 1 0 0,0 0 0 0 0,0 0-1 0 0,0 1 1 0 0,0-1 0 0 0,0 2-1 0 0,4 8 46 0 0,-1 0-1 0 0,0 0 0 0 0,4 17 1 0 0,-7-27-62 0 0,7 44 105 0 0,-8-36-113 0 0,1-1 0 0 0,1 0 0 0 0,-1 1 1 0 0,1-1-1 0 0,1 0 0 0 0,0 0 1 0 0,0 0-1 0 0,0 0 0 0 0,1-1 0 0 0,0 1 1 0 0,7 8-1 0 0,-11-15-37 0 0,1-1 0 0 0,0 1 0 0 0,0 0 1 0 0,0-1-1 0 0,0 1 0 0 0,0 0 0 0 0,0-1 0 0 0,0 0 0 0 0,0 1 0 0 0,0-1 1 0 0,1 1-1 0 0,-1-1 0 0 0,0 0 0 0 0,0 0 0 0 0,0 0 0 0 0,0 0 0 0 0,0 0 1 0 0,0 0-1 0 0,1 0 0 0 0,-1 0 0 0 0,0 0 0 0 0,0 0 0 0 0,0-1 0 0 0,0 1 0 0 0,0 0 1 0 0,0-1-1 0 0,0 1 0 0 0,0-1 0 0 0,0 1 0 0 0,0-1 0 0 0,0 0 0 0 0,0 1 1 0 0,0-1-1 0 0,0 0 0 0 0,0 0 0 0 0,1-1 0 0 0,5-4-361 0 0,-1-1 0 0 0,0 1 0 0 0,7-11-1 0 0,-11 14 302 0 0,22-31-6805 0 0,-11 16-222 0 0</inkml:trace>
  <inkml:trace contextRef="#ctx0" brushRef="#br0" timeOffset="5985.19">749 1507 3223 0 0,'-6'10'4938'0'0,"-8"49"5359"0"0,11-43-9379 0 0,0 1 1 0 0,2-1 0 0 0,0 24-1 0 0,1-36-865 0 0,1 16 389 0 0,6 38-1 0 0,-7-53-400 0 0,1-1 1 0 0,0 0-1 0 0,0 0 0 0 0,1 0 0 0 0,-1 0 0 0 0,1 0 1 0 0,0 0-1 0 0,0-1 0 0 0,0 1 0 0 0,0 0 0 0 0,1-1 1 0 0,-1 0-1 0 0,1 1 0 0 0,0-1 0 0 0,0 0 0 0 0,4 2 0 0 0,-5-3-30 0 0,1 0 0 0 0,0 0 0 0 0,0-1 0 0 0,0 1 0 0 0,1-1 0 0 0,-1 0 0 0 0,0 0 0 0 0,0 0 0 0 0,1 0 0 0 0,-1-1 0 0 0,0 1 0 0 0,1-1 0 0 0,-1 0 0 0 0,0 0 0 0 0,1 0 0 0 0,-1-1 0 0 0,0 1 0 0 0,1-1 0 0 0,-1 1 0 0 0,0-1 0 0 0,1 0 0 0 0,-1-1 0 0 0,0 1 0 0 0,0 0 0 0 0,0-1 0 0 0,0 0 0 0 0,0 0 0 0 0,-1 0 0 0 0,1 0 0 0 0,0 0 0 0 0,-1 0 0 0 0,5-6 0 0 0,0-1 19 0 0,1-1 1 0 0,-2 0-1 0 0,1 0 1 0 0,-1-1-1 0 0,-1 0 1 0 0,0 0 0 0 0,6-21-1 0 0,-6 15-2 0 0,-1-1 1 0 0,0 0-1 0 0,-1-1 0 0 0,0-32 1 0 0,-3 41-25 0 0,-1 0-1 0 0,1 0 1 0 0,-2 0 0 0 0,1 1 0 0 0,-1-1 0 0 0,-1 0 0 0 0,0 1 0 0 0,0-1-1 0 0,-1 1 1 0 0,-7-13 0 0 0,10 20-9 0 0,-1-1 1 0 0,1 1-1 0 0,-1 0 0 0 0,0 0 0 0 0,0 0 1 0 0,0 1-1 0 0,0-1 0 0 0,0 0 0 0 0,0 1 1 0 0,0-1-1 0 0,0 1 0 0 0,-1 0 0 0 0,1-1 0 0 0,-1 1 1 0 0,1 0-1 0 0,-1 1 0 0 0,-2-2 0 0 0,0 1-21 0 0,1 1-1 0 0,-1 0 1 0 0,1 0-1 0 0,-1 0 1 0 0,1 0-1 0 0,-1 1 1 0 0,1 0-1 0 0,0 0 1 0 0,-7 2-1 0 0,0 1-63 0 0,-1 1-1 0 0,2 0 1 0 0,-1 1 0 0 0,1 0-1 0 0,-1 0 1 0 0,-13 13-1 0 0,18-13 24 0 0,0 0 0 0 0,0 0 0 0 0,0 0 0 0 0,1 1-1 0 0,0 0 1 0 0,1-1 0 0 0,-6 13 0 0 0,8-15 36 0 0,0 0 0 0 0,0 0 0 0 0,1 1 0 0 0,0-1 0 0 0,0 1 0 0 0,0 0 0 0 0,0-1 0 0 0,1 1 0 0 0,-1 0 0 0 0,1-1 0 0 0,0 1 0 0 0,1 0 0 0 0,-1 0-1 0 0,2 6 1 0 0,-1-10 11 0 0,-1-1 0 0 0,0 1 0 0 0,0 0 0 0 0,0 0 0 0 0,1-1-1 0 0,-1 1 1 0 0,0 0 0 0 0,1-1 0 0 0,-1 1 0 0 0,1 0 0 0 0,-1-1-1 0 0,1 1 1 0 0,-1-1 0 0 0,1 1 0 0 0,-1-1 0 0 0,1 1 0 0 0,0-1 0 0 0,-1 1-1 0 0,1-1 1 0 0,0 1 0 0 0,-1-1 0 0 0,1 0 0 0 0,0 1 0 0 0,1-1-1 0 0,-1 0-23 0 0,1 0 0 0 0,0 0 0 0 0,-1 0 0 0 0,1 0 0 0 0,-1 0 0 0 0,1 0 0 0 0,-1-1 0 0 0,1 1 0 0 0,-1-1 0 0 0,1 1 0 0 0,2-2 0 0 0,4-3-566 0 0,1 0 0 0 0,-1 0 1 0 0,9-10-1 0 0,-11 11-332 0 0,16-14-5722 0 0</inkml:trace>
  <inkml:trace contextRef="#ctx0" brushRef="#br0" timeOffset="6493.43">1092 1343 3223 0 0,'-2'8'1425'0'0,"1"0"-1"0"0,-1 0 0 0 0,1 0 0 0 0,1-1 0 0 0,-1 1 1 0 0,1 0-1 0 0,1 0 0 0 0,-1 0 0 0 0,1 0 0 0 0,4 12 0 0 0,2 7 888 0 0,18 41-1 0 0,-23-64-2304 0 0,-2-3 7 0 0,0 0 0 0 0,0 0-1 0 0,0 0 1 0 0,1 0 0 0 0,-1 0 0 0 0,0-1-1 0 0,1 1 1 0 0,-1 0 0 0 0,1 0 0 0 0,-1 0-1 0 0,1-1 1 0 0,-1 1 0 0 0,1 0-1 0 0,-1-1 1 0 0,1 1 0 0 0,0 0 0 0 0,-1-1-1 0 0,1 1 1 0 0,0-1 0 0 0,-1 1 0 0 0,1-1-1 0 0,0 1 1 0 0,0-1 0 0 0,0 0 0 0 0,-1 1-1 0 0,1-1 1 0 0,0 0 0 0 0,2 1 0 0 0,-2-2-7 0 0,0 1 1 0 0,1-1-1 0 0,-1 0 0 0 0,0 0 1 0 0,0 1-1 0 0,0-1 1 0 0,0 0-1 0 0,1 0 1 0 0,-1 0-1 0 0,-1 0 1 0 0,1 0-1 0 0,0 0 1 0 0,0 0-1 0 0,0-1 1 0 0,0 1-1 0 0,0-1 1 0 0,5-10 7 0 0,-1-1 0 0 0,8-20 0 0 0,4-23 47 0 0,62-176-896 0 0,-79 232 824 0 0,0-1 0 0 0,0 1 1 0 0,0 0-1 0 0,0 0 1 0 0,0 0-1 0 0,0 0 0 0 0,0-1 1 0 0,0 1-1 0 0,0 0 0 0 0,0 0 1 0 0,0 0-1 0 0,0-1 0 0 0,0 1 1 0 0,0 0-1 0 0,0 0 0 0 0,1 0 1 0 0,-1 0-1 0 0,0-1 0 0 0,0 1 1 0 0,0 0-1 0 0,0 0 0 0 0,0 0 1 0 0,0 0-1 0 0,0 0 0 0 0,1 0 1 0 0,-1-1-1 0 0,0 1 0 0 0,0 0 1 0 0,0 0-1 0 0,0 0 0 0 0,1 0 1 0 0,-1 0-1 0 0,0 0 1 0 0,0 0-1 0 0,0 0 0 0 0,0 0 1 0 0,1 0-1 0 0,-1 0 0 0 0,0 0 1 0 0,0 0-1 0 0,0 0 0 0 0,1 0 1 0 0,-1 0-1 0 0,0 0 0 0 0,0 0 1 0 0,1 0-1 0 0,4 11-219 0 0,3 29 149 0 0,-6-25 76 0 0,0-9 56 0 0,-1 0 0 0 0,1 0-1 0 0,0 0 1 0 0,1-1 0 0 0,0 1 0 0 0,-1-1-1 0 0,2 1 1 0 0,-1-1 0 0 0,5 5 0 0 0,-7-8-25 0 0,1-1 1 0 0,-1 1-1 0 0,1-1 1 0 0,0 0-1 0 0,-1 0 1 0 0,1 1-1 0 0,0-1 1 0 0,0 0 0 0 0,0-1-1 0 0,0 1 1 0 0,0 0-1 0 0,0 0 1 0 0,0-1-1 0 0,0 1 1 0 0,0-1-1 0 0,0 0 1 0 0,0 0 0 0 0,0 1-1 0 0,0-1 1 0 0,0-1-1 0 0,0 1 1 0 0,1 0-1 0 0,-1 0 1 0 0,0-1-1 0 0,0 1 1 0 0,0-1-1 0 0,0 0 1 0 0,0 0 0 0 0,3-1-1 0 0,3-3 22 0 0,1 0-1 0 0,-1-1 1 0 0,0 0-1 0 0,-1 0 0 0 0,1 0 1 0 0,-1-1-1 0 0,-1 0 1 0 0,1-1-1 0 0,-1 0 1 0 0,6-10-1 0 0,-2 2-30 0 0,0-1 1 0 0,-2 0-1 0 0,0 0 0 0 0,7-26 0 0 0,-12 36-20 0 0,-1 0 0 0 0,0 0-1 0 0,-1 0 1 0 0,0 0 0 0 0,0 0 0 0 0,0-1-1 0 0,-1 1 1 0 0,0 0 0 0 0,-2-12-1 0 0,2 18-6 0 0,0 0-1 0 0,-1 1 0 0 0,1-1 1 0 0,0 0-1 0 0,-1 1 0 0 0,1-1 1 0 0,0 0-1 0 0,-1 1 0 0 0,1-1 1 0 0,-1 1-1 0 0,1-1 0 0 0,-1 1 1 0 0,1-1-1 0 0,-1 1 0 0 0,1-1 1 0 0,-1 1-1 0 0,0-1 0 0 0,1 1 1 0 0,-1 0-1 0 0,0-1 0 0 0,1 1 1 0 0,-1 0-1 0 0,0 0 0 0 0,1-1 1 0 0,-1 1-1 0 0,0 0 0 0 0,0 0 1 0 0,1 0-1 0 0,-1 0 0 0 0,0 0 1 0 0,0 0-1 0 0,1 0 0 0 0,-1 0 1 0 0,0 0-1 0 0,0 1 0 0 0,1-1 1 0 0,-1 0-1 0 0,0 0 0 0 0,1 0 1 0 0,-1 1-1 0 0,0-1 0 0 0,1 1 1 0 0,-1-1-1 0 0,0 0 0 0 0,1 1 1 0 0,-1-1-1 0 0,0 2 0 0 0,-3 0-26 0 0,0 1 0 0 0,0 0 0 0 0,0 0 0 0 0,1 1-1 0 0,-6 5 1 0 0,-2 8 21 0 0,1 0 0 0 0,1 1 0 0 0,1-1 0 0 0,0 2 0 0 0,2-1 0 0 0,0 1 0 0 0,1 0 0 0 0,0 0 0 0 0,2 0 0 0 0,-1 22 0 0 0,3-35 42 0 0,1-1 0 0 0,0 0-1 0 0,0 1 1 0 0,1-1 0 0 0,0 1 0 0 0,0-1 0 0 0,0 0 0 0 0,1 0 0 0 0,-1 0-1 0 0,1 0 1 0 0,0 0 0 0 0,1 0 0 0 0,-1 0 0 0 0,1 0 0 0 0,0-1 0 0 0,0 1-1 0 0,1-1 1 0 0,-1 0 0 0 0,1 0 0 0 0,0 0 0 0 0,0-1 0 0 0,0 1 0 0 0,0-1-1 0 0,1 0 1 0 0,-1 0 0 0 0,1-1 0 0 0,0 1 0 0 0,0-1 0 0 0,0 0 0 0 0,0 0-1 0 0,0-1 1 0 0,0 1 0 0 0,1-1 0 0 0,-1-1 0 0 0,0 1 0 0 0,1-1 0 0 0,-1 1-1 0 0,1-1 1 0 0,-1-1 0 0 0,0 1 0 0 0,8-3 0 0 0,-4 1-23 0 0,1-2-1 0 0,-1 1 1 0 0,0-1 0 0 0,1-1-1 0 0,-2 0 1 0 0,1 0 0 0 0,10-8 0 0 0,51-51-573 0 0,-59 54 381 0 0,14-15-344 0 0</inkml:trace>
  <inkml:trace contextRef="#ctx0" brushRef="#br0" timeOffset="6961.89">1978 478 10135 0 0,'-4'4'790'0'0,"0"1"-1"0"0,0 0 1 0 0,0-1 0 0 0,1 2-1 0 0,0-1 1 0 0,0 0-1 0 0,0 0 1 0 0,1 1-1 0 0,-3 9 1 0 0,2-6-249 0 0,2 1 1 0 0,-1-1-1 0 0,1 1 1 0 0,0 0-1 0 0,1 13 1 0 0,3 5 11 0 0,1 0 1 0 0,15 56-1 0 0,-8-44-308 0 0,98 325 996 0 0,-106-355-1224 0 0,22 50 29 0 0,-23-57-53 0 0,0 1 1 0 0,0 0 0 0 0,0-1 0 0 0,1 1-1 0 0,-1-1 1 0 0,1 0 0 0 0,0 0-1 0 0,0 0 1 0 0,0 0 0 0 0,0 0 0 0 0,1-1-1 0 0,4 3 1 0 0,-7-4-86 0 0,0-1 0 0 0,0 1-1 0 0,0-1 1 0 0,1 0 0 0 0,-1 1 0 0 0,0-1 0 0 0,0 0-1 0 0,0 0 1 0 0,0 0 0 0 0,1 0 0 0 0,-1 0-1 0 0,0 0 1 0 0,0 0 0 0 0,0-1 0 0 0,0 1 0 0 0,1 0-1 0 0,-1 0 1 0 0,0-1 0 0 0,0 1 0 0 0,0-1 0 0 0,0 1-1 0 0,0-1 1 0 0,0 0 0 0 0,0 1 0 0 0,0-1-1 0 0,0 0 1 0 0,0 0 0 0 0,0 1 0 0 0,1-3 0 0 0,10-14-7734 0 0</inkml:trace>
  <inkml:trace contextRef="#ctx0" brushRef="#br0" timeOffset="7333.97">2308 763 8751 0 0,'-7'16'1425'0'0,"1"1"0"0"0,1 0 0 0 0,0 0 0 0 0,2 1 0 0 0,0-1 0 0 0,-1 25 0 0 0,3-26-921 0 0,2 1 0 0 0,-1-1-1 0 0,2 0 1 0 0,0 0-1 0 0,1 0 1 0 0,1 0 0 0 0,5 16-1 0 0,-7-26-447 0 0,1 0 0 0 0,-1 0-1 0 0,1 0 1 0 0,1 0 0 0 0,-1-1 0 0 0,1 1-1 0 0,0-1 1 0 0,0 0 0 0 0,0 0 0 0 0,1 0-1 0 0,7 5 1 0 0,-9-8-34 0 0,0 0 0 0 0,-1-1-1 0 0,1 1 1 0 0,0-1 0 0 0,1 1-1 0 0,-1-1 1 0 0,0 0 0 0 0,0-1 0 0 0,0 1-1 0 0,1 0 1 0 0,-1-1 0 0 0,0 0 0 0 0,1 0-1 0 0,-1 0 1 0 0,0 0 0 0 0,1 0-1 0 0,-1-1 1 0 0,0 1 0 0 0,0-1 0 0 0,1 0-1 0 0,-1 0 1 0 0,0 0 0 0 0,0 0-1 0 0,4-3 1 0 0,0-1-22 0 0,1 0 1 0 0,-1 0-1 0 0,0 0 0 0 0,0-1 0 0 0,-1-1 1 0 0,1 1-1 0 0,-1-1 0 0 0,-1 0 0 0 0,1 0 1 0 0,-1-1-1 0 0,-1 1 0 0 0,1-1 0 0 0,-1 0 1 0 0,-1 0-1 0 0,4-12 0 0 0,-1 3-3 0 0,-1-1 0 0 0,-1 0 1 0 0,0 0-1 0 0,-2 0 0 0 0,0 0 0 0 0,-1-30 0 0 0,-1 43-29 0 0,0-1 0 0 0,-1 0 0 0 0,0 1 1 0 0,0-1-1 0 0,0 1 0 0 0,-1-1 0 0 0,1 1 0 0 0,-1-1 0 0 0,-1 1 0 0 0,1 0 0 0 0,-5-6 1 0 0,6 9 9 0 0,-1 0 1 0 0,0 0 0 0 0,0 0 0 0 0,0 0 0 0 0,0 0-1 0 0,0 1 1 0 0,0-1 0 0 0,-1 1 0 0 0,1 0 0 0 0,0 0 0 0 0,-1 0-1 0 0,1 0 1 0 0,-1 0 0 0 0,1 0 0 0 0,-1 1 0 0 0,0-1-1 0 0,1 1 1 0 0,-1-1 0 0 0,1 1 0 0 0,-1 0 0 0 0,0 0-1 0 0,1 1 1 0 0,-1-1 0 0 0,0 0 0 0 0,1 1 0 0 0,-5 1 0 0 0,-1 0-31 0 0,0 0 0 0 0,0 1 1 0 0,0 0-1 0 0,0 1 1 0 0,0-1-1 0 0,1 2 0 0 0,0-1 1 0 0,0 1-1 0 0,0 0 1 0 0,-7 7-1 0 0,10-8-47 0 0,0 0-1 0 0,0 0 0 0 0,0 1 1 0 0,1-1-1 0 0,0 1 1 0 0,0 0-1 0 0,0-1 1 0 0,1 1-1 0 0,0 1 0 0 0,0-1 1 0 0,0 0-1 0 0,0 0 1 0 0,1 1-1 0 0,0-1 1 0 0,0 1-1 0 0,0 9 1 0 0,1-14 52 0 0,0-1 0 0 0,0 1 1 0 0,0-1-1 0 0,0 1 1 0 0,0-1-1 0 0,0 1 0 0 0,0-1 1 0 0,0 1-1 0 0,0-1 1 0 0,1 1-1 0 0,-1-1 1 0 0,0 1-1 0 0,0-1 0 0 0,1 1 1 0 0,-1-1-1 0 0,0 1 1 0 0,0-1-1 0 0,1 1 1 0 0,-1-1-1 0 0,1 0 0 0 0,-1 1 1 0 0,0-1-1 0 0,1 0 1 0 0,-1 1-1 0 0,1-1 1 0 0,-1 0-1 0 0,1 0 0 0 0,-1 1 1 0 0,1-1-1 0 0,-1 0 1 0 0,1 0-1 0 0,-1 0 0 0 0,1 0 1 0 0,-1 1-1 0 0,1-1 1 0 0,0 0-1 0 0,20-4-2097 0 0,-9-3 818 0 0</inkml:trace>
  <inkml:trace contextRef="#ctx0" brushRef="#br0" timeOffset="7886.89">2665 670 11055 0 0,'-3'6'608'0'0,"0"1"-1"0"0,0 0 0 0 0,0-1 0 0 0,1 1 1 0 0,0 0-1 0 0,1 0 0 0 0,-1 0 0 0 0,1 1 1 0 0,0-1-1 0 0,1 0 0 0 0,0 0 0 0 0,0 0 1 0 0,1 1-1 0 0,0-1 0 0 0,0 0 0 0 0,0 0 1 0 0,4 8-1 0 0,-5-12-598 0 0,35 110 1016 0 0,-31-101-922 0 0,1-1 1 0 0,0 1-1 0 0,1-1 1 0 0,0-1-1 0 0,1 1 0 0 0,1-1 1 0 0,10 13-1 0 0,-16-22-106 0 0,-1 1 0 0 0,1 0 0 0 0,-1-1 0 0 0,1 0 0 0 0,0 1 0 0 0,-1-1 0 0 0,1 0 0 0 0,0 0 0 0 0,0 0 0 0 0,0 0 0 0 0,0 0 0 0 0,0 0 0 0 0,0 0 0 0 0,0-1 0 0 0,0 1 0 0 0,0-1 0 0 0,1 0 0 0 0,-1 1-1 0 0,0-1 1 0 0,0 0 0 0 0,3-1 0 0 0,-2 1-7 0 0,-1-1 0 0 0,1 0 1 0 0,-1-1-1 0 0,1 1 0 0 0,-1 0 0 0 0,0-1 0 0 0,1 1 0 0 0,-1-1 0 0 0,0 0 0 0 0,0 1 0 0 0,0-1 0 0 0,0 0 0 0 0,-1 0 0 0 0,4-4 0 0 0,2-6-30 0 0,0 0 0 0 0,-1-1 0 0 0,0 1 0 0 0,-1-1 0 0 0,5-18 0 0 0,29-139-104 0 0,-39 170 144 0 0,0 0 0 0 0,0 0 0 0 0,0 0 0 0 0,0 0 0 0 0,0 0 0 0 0,0 0-1 0 0,0 0 1 0 0,0 0 0 0 0,1 0 0 0 0,-1 0 0 0 0,0 0 0 0 0,0 0 0 0 0,0 0 0 0 0,0 0 0 0 0,0 1 0 0 0,0-1-1 0 0,0 0 1 0 0,0 0 0 0 0,0 0 0 0 0,0 0 0 0 0,0 0 0 0 0,0 0 0 0 0,0 0 0 0 0,1 0 0 0 0,-1 0 0 0 0,0 0-1 0 0,0 0 1 0 0,0 0 0 0 0,0 0 0 0 0,0 0 0 0 0,0 0 0 0 0,0 0 0 0 0,0 0 0 0 0,0 0 0 0 0,0 0-1 0 0,0 0 1 0 0,0-1 0 0 0,1 1 0 0 0,-1 0 0 0 0,0 0 0 0 0,0 0 0 0 0,0 0 0 0 0,0 0 0 0 0,0 0 0 0 0,0 0-1 0 0,0 0 1 0 0,0 0 0 0 0,0 0 0 0 0,0 0 0 0 0,0 0 0 0 0,0 0 0 0 0,0 0 0 0 0,0 0 0 0 0,0 0 0 0 0,0-1-1 0 0,0 1 1 0 0,0 0 0 0 0,0 0 0 0 0,0 0 0 0 0,0 0 0 0 0,0 0 0 0 0,0 0 0 0 0,0 0 0 0 0,0 0 0 0 0,0 0-1 0 0,0 0 1 0 0,0 0 0 0 0,0-1 0 0 0,5 11-32 0 0,5 13 0 0 0,-10-22 39 0 0,17 48-16 0 0,-8-20-21 0 0,17 35-1 0 0,-23-57 40 0 0,1 0-1 0 0,-1 0 0 0 0,2 0 1 0 0,-1-1-1 0 0,1 1 0 0 0,0-1 1 0 0,1 0-1 0 0,-1-1 0 0 0,12 10 0 0 0,-15-14 8 0 0,0 1 0 0 0,1-1 0 0 0,-1 1 0 0 0,0-1 0 0 0,0 0 0 0 0,1 0 0 0 0,-1 0 0 0 0,1 0 0 0 0,-1-1 0 0 0,1 1 0 0 0,-1-1 0 0 0,1 1 0 0 0,-1-1 0 0 0,1 0 0 0 0,-1 0 0 0 0,1 0 0 0 0,-1 0 0 0 0,1-1 0 0 0,0 1 0 0 0,3-1 0 0 0,-3-1 18 0 0,1 0 0 0 0,-1 0 0 0 0,1 0 0 0 0,-1 0 0 0 0,0 0 0 0 0,0-1 0 0 0,0 1 0 0 0,0-1 0 0 0,-1 0 0 0 0,1 0 0 0 0,-1 0 0 0 0,3-4 0 0 0,4-8 79 0 0,-1 0 1 0 0,-1 0-1 0 0,0-1 1 0 0,-1 0 0 0 0,4-17-1 0 0,-5 14-81 0 0,0 1 1 0 0,-2-1-1 0 0,1-20 0 0 0,-3 30-99 0 0,-1-1 0 0 0,0 1 1 0 0,-1-1-1 0 0,0 1 0 0 0,0-1 0 0 0,-1 1 1 0 0,-1 0-1 0 0,-3-10 0 0 0,5 16-91 0 0,-1 0 0 0 0,0 0 0 0 0,0 0 0 0 0,0 0 0 0 0,-1 0 0 0 0,1 0 0 0 0,-1 1 0 0 0,1-1 0 0 0,-1 1 0 0 0,0 0 0 0 0,0 0 0 0 0,0 0 0 0 0,0 0 0 0 0,-6-2 0 0 0,-8-7-3414 0 0,15 10 1842 0 0</inkml:trace>
  <inkml:trace contextRef="#ctx0" brushRef="#br0" timeOffset="8263.69">3251 726 6335 0 0,'5'6'115'0'0,"1"-1"0"0"0,0 1 0 0 0,10 6-1 0 0,-11-8 486 0 0,0-1-1 0 0,0 0 0 0 0,1 0 0 0 0,-1-1 0 0 0,1 0 0 0 0,0 0 0 0 0,0 0 0 0 0,6 1 0 0 0,-7-2-182 0 0,0-1 0 0 0,1 1 0 0 0,-1-1 0 0 0,0-1-1 0 0,0 1 1 0 0,0-1 0 0 0,0 1 0 0 0,0-1 0 0 0,0-1 0 0 0,0 1-1 0 0,0-1 1 0 0,-1 0 0 0 0,1 0 0 0 0,0 0 0 0 0,-1-1-1 0 0,0 1 1 0 0,1-1 0 0 0,6-7 0 0 0,-4 4-248 0 0,-1-1 0 0 0,0 1-1 0 0,-1-1 1 0 0,0 0 0 0 0,0-1 0 0 0,-1 0 0 0 0,1 1 0 0 0,-2-1 0 0 0,1-1 0 0 0,4-16 0 0 0,-6 19-160 0 0,0-1 0 0 0,-1 1 0 0 0,0-1 0 0 0,0 1 1 0 0,-1-1-1 0 0,0 0 0 0 0,0 0 0 0 0,0 1 1 0 0,-1-1-1 0 0,0 0 0 0 0,0 1 0 0 0,-1-1 0 0 0,0 1 1 0 0,0 0-1 0 0,-3-7 0 0 0,4 12-8 0 0,1-1-1 0 0,-1 1 0 0 0,0 0 1 0 0,1 0-1 0 0,-1 0 1 0 0,0 0-1 0 0,0 0 0 0 0,0 1 1 0 0,1-1-1 0 0,-1 0 1 0 0,0 0-1 0 0,0 0 0 0 0,0 1 1 0 0,0-1-1 0 0,-1 1 1 0 0,1-1-1 0 0,0 1 0 0 0,0-1 1 0 0,0 1-1 0 0,0-1 1 0 0,-1 1-1 0 0,1 0 0 0 0,0 0 1 0 0,-2 0-1 0 0,1 0 2 0 0,-1 0 0 0 0,1 1 0 0 0,-1-1 0 0 0,0 1 0 0 0,1 0 0 0 0,-1-1 0 0 0,1 1 0 0 0,0 1 0 0 0,-1-1 0 0 0,-3 3 0 0 0,-2 1 3 0 0,1 1 1 0 0,0 0-1 0 0,0 0 0 0 0,1 1 1 0 0,-10 12-1 0 0,8-7 22 0 0,1 1-1 0 0,0 0 1 0 0,0 0-1 0 0,1 1 1 0 0,1 0-1 0 0,1 0 1 0 0,0 0 0 0 0,0 0-1 0 0,1 1 1 0 0,-1 21-1 0 0,4-24-5 0 0,-1 0 0 0 0,2 0 0 0 0,0 0 0 0 0,0 0-1 0 0,1 0 1 0 0,0-1 0 0 0,1 1 0 0 0,0 0 0 0 0,1-1 0 0 0,0 0 0 0 0,1 0-1 0 0,1 0 1 0 0,8 14 0 0 0,-11-22-17 0 0,-1 1 0 0 0,1-1-1 0 0,0 0 1 0 0,0 0 0 0 0,0 0-1 0 0,0 0 1 0 0,0 0 0 0 0,1-1-1 0 0,-1 1 1 0 0,1-1 0 0 0,0 0-1 0 0,0 0 1 0 0,0 0 0 0 0,0-1 0 0 0,0 1-1 0 0,0-1 1 0 0,0 0 0 0 0,0 0-1 0 0,0-1 1 0 0,1 1 0 0 0,-1-1-1 0 0,7 0 1 0 0,-3-1-9 0 0,-1 0 0 0 0,1-1 1 0 0,0 0-1 0 0,0 0 0 0 0,-1-1 0 0 0,1 0 0 0 0,-1-1 0 0 0,0 1 0 0 0,0-1 1 0 0,0 0-1 0 0,6-6 0 0 0,2-2-331 0 0,0 0 1 0 0,-2-1 0 0 0,21-25 0 0 0,-14 14-727 0 0</inkml:trace>
  <inkml:trace contextRef="#ctx0" brushRef="#br0" timeOffset="8685.76">3708 672 1839 0 0,'0'10'1915'0'0,"3"75"8301"0"0,-2-76-9288 0 0,0 0 1 0 0,1 0-1 0 0,0 0 0 0 0,0-1 1 0 0,1 1-1 0 0,0-1 0 0 0,5 11 1 0 0,-8-19-907 0 0,0 0 1 0 0,0 0 0 0 0,0 0-1 0 0,0 1 1 0 0,0-1 0 0 0,1 0-1 0 0,-1 0 1 0 0,0 1 0 0 0,0-1-1 0 0,0 0 1 0 0,0 0 0 0 0,0 0-1 0 0,0 0 1 0 0,0 1 0 0 0,1-1-1 0 0,-1 0 1 0 0,0 0 0 0 0,0 0-1 0 0,0 0 1 0 0,0 1 0 0 0,0-1-1 0 0,1 0 1 0 0,-1 0 0 0 0,0 0-1 0 0,0 0 1 0 0,0 0 0 0 0,1 0-1 0 0,-1 0 1 0 0,0 0 0 0 0,0 0-1 0 0,1 1 1 0 0,-1-1 0 0 0,0 0-1 0 0,0 0 1 0 0,0 0 0 0 0,1 0-1 0 0,-1 0 1 0 0,0 0 0 0 0,0 0 0 0 0,1-1-1 0 0,-1 1 1 0 0,0 0 0 0 0,0 0-1 0 0,1 0 1 0 0,3-12 378 0 0,-2-15-293 0 0,-10-85-25 0 0,3 75-67 0 0,1-69 0 0 0,5 94 75 0 0,0 1 1 0 0,0 0-1 0 0,1 0 1 0 0,1-1-1 0 0,0 2 1 0 0,0-1-1 0 0,1 0 1 0 0,1 1-1 0 0,-1-1 1 0 0,10-13-1 0 0,-11 20 24 0 0,1 0 1 0 0,-1 0-1 0 0,1 0 0 0 0,0 0 1 0 0,0 0-1 0 0,1 1 0 0 0,-1 0 0 0 0,1 0 1 0 0,-1 0-1 0 0,1 0 0 0 0,0 1 1 0 0,0 0-1 0 0,0 0 0 0 0,0 0 0 0 0,1 0 1 0 0,8 0-1 0 0,8-1 112 0 0,0 1 0 0 0,42 1 0 0 0,11 0-583 0 0,-67 0-474 0 0,15-2 774 0 0,-8 2-8212 0 0</inkml:trace>
  <inkml:trace contextRef="#ctx0" brushRef="#br0" timeOffset="9345.88">138 2716 11519 0 0,'-3'28'2389'0'0,"0"31"0"0"0,8 71 412 0 0,-2-92-2253 0 0,-1 3-153 0 0,3 1 1 0 0,1-1-1 0 0,2 0 0 0 0,2-1 1 0 0,2 0-1 0 0,1 0 0 0 0,24 47 0 0 0,-14-41-368 0 0,-6-15-31 0 0,18 51 0 0 0,-34-72-128 0 0,-7-12-94 0 0,-9-13-108 0 0,-4-19 89 0 0,2 0 0 0 0,1-1 0 0 0,-18-58 0 0 0,13 36 233 0 0,6 17-6 0 0,-8-19 186 0 0,-25-106-1 0 0,44 148-63 0 0,1 0-1 0 0,0 0 1 0 0,2-1-1 0 0,0 1 1 0 0,1 0 0 0 0,1-1-1 0 0,0 1 1 0 0,2 0-1 0 0,0 0 1 0 0,0 0 0 0 0,8-21-1 0 0,-8 31-17 0 0,0 1-1 0 0,1-1 1 0 0,0 1-1 0 0,0 0 1 0 0,0 0 0 0 0,1 0-1 0 0,0 0 1 0 0,0 1-1 0 0,0-1 1 0 0,0 2-1 0 0,1-1 1 0 0,0 0 0 0 0,0 1-1 0 0,1 0 1 0 0,-1 1-1 0 0,1-1 1 0 0,12-4-1 0 0,-10 5-27 0 0,1 1 0 0 0,-1 0 0 0 0,1 0 0 0 0,0 1-1 0 0,-1 0 1 0 0,1 0 0 0 0,0 1 0 0 0,-1 1-1 0 0,1-1 1 0 0,0 2 0 0 0,-1-1 0 0 0,1 1 0 0 0,12 5-1 0 0,-19-6-48 0 0,1 0-1 0 0,0 1 1 0 0,-1 0-1 0 0,1 0 1 0 0,-1 0-1 0 0,1 0 1 0 0,-1 0-1 0 0,0 1 1 0 0,0 0-1 0 0,0-1 1 0 0,0 1-1 0 0,-1 0 0 0 0,1 0 1 0 0,-1 1-1 0 0,3 4 1 0 0,-2-2-2 0 0,-1-1 0 0 0,0 1 0 0 0,0 0 0 0 0,0 0 1 0 0,-1 0-1 0 0,0 0 0 0 0,0 0 0 0 0,0 1 0 0 0,-1 6 0 0 0,-1 7 5 0 0,-1 1 0 0 0,-1-1 0 0 0,-1 0 0 0 0,-13 39 0 0 0,9-37-21 0 0,-1 1 1 0 0,-22 39-1 0 0,25-51-57 0 0,-1-1 0 0 0,0 0 1 0 0,0 0-1 0 0,-1-1 0 0 0,-1 0 1 0 0,1 0-1 0 0,-16 11 0 0 0,23-19-16 0 0,-1 0-1 0 0,0 0 1 0 0,0 0 0 0 0,0 0-1 0 0,0 0 1 0 0,0-1 0 0 0,0 1 0 0 0,0-1-1 0 0,0 0 1 0 0,0 1 0 0 0,0-1-1 0 0,0 0 1 0 0,0 0 0 0 0,0 0-1 0 0,-1 0 1 0 0,1-1 0 0 0,0 1-1 0 0,0 0 1 0 0,0-1 0 0 0,0 0-1 0 0,0 1 1 0 0,0-1 0 0 0,1 0-1 0 0,-1 0 1 0 0,0 0 0 0 0,0 0-1 0 0,0 0 1 0 0,1-1 0 0 0,-1 1-1 0 0,1 0 1 0 0,-1-1 0 0 0,1 1-1 0 0,-1-1 1 0 0,1 0 0 0 0,0 1-1 0 0,0-1 1 0 0,0 0 0 0 0,0 0-1 0 0,0 0 1 0 0,0 0 0 0 0,0 0-1 0 0,1 0 1 0 0,-1 0 0 0 0,1 0-1 0 0,0 0 1 0 0,-1 0 0 0 0,1 0-1 0 0,0 0 1 0 0,0 0 0 0 0,0-3 0 0 0,2-4-1432 0 0</inkml:trace>
  <inkml:trace contextRef="#ctx0" brushRef="#br0" timeOffset="9753.47">493 2641 3679 0 0,'-2'55'1362'0'0,"7"72"11655"0"0,-4-110-12084 0 0,-2 13 1346 0 0,1-29-2193 0 0,0 1 1 0 0,0 0-1 0 0,0-1 1 0 0,0 1 0 0 0,-1-1-1 0 0,1 1 1 0 0,-1-1-1 0 0,1 1 1 0 0,-1-1 0 0 0,1 1-1 0 0,-1-1 1 0 0,0 1-1 0 0,0-1 1 0 0,0 0 0 0 0,-2 3-1 0 0,2-8-20 0 0,1 1 0 0 0,-1 0 0 0 0,0-1 0 0 0,1 1 0 0 0,-1-1 0 0 0,1 1 0 0 0,1-6 0 0 0,1-22 46 0 0,1 1-1 0 0,2 0 1 0 0,15-55-1 0 0,-13 65-52 0 0,0 1-1 0 0,1 0 1 0 0,1 1-1 0 0,0-1 1 0 0,2 2 0 0 0,20-29-1 0 0,-27 42-278 0 0,0 0-1 0 0,0 0 1 0 0,0 0-1 0 0,0 0 1 0 0,1 1 0 0 0,-1-1-1 0 0,1 1 1 0 0,0 0-1 0 0,7-3 1 0 0,0 2-1161 0 0,0 1 1 0 0,0-1-1 0 0,15-1 1 0 0,-15 3-5638 0 0</inkml:trace>
  <inkml:trace contextRef="#ctx0" brushRef="#br0" timeOffset="10163.1">840 2441 3679 0 0,'-3'13'1426'0'0,"0"-1"-1"0"0,1 1 0 0 0,1 0 0 0 0,0 0 0 0 0,1-1 0 0 0,0 1 0 0 0,4 19 0 0 0,-4-22-964 0 0,3 18 1974 0 0,7 33 0 0 0,-9-52-2227 0 0,2-1 0 0 0,-1 1 0 0 0,1-1 0 0 0,0 0 0 0 0,1 0 0 0 0,0-1 0 0 0,0 1 0 0 0,7 9 0 0 0,4-4-232 0 0,-14-12-15 0 0,-1-1-1 0 0,1 0 1 0 0,-1 0 0 0 0,1 1-1 0 0,-1-1 1 0 0,1 0-1 0 0,-1 0 1 0 0,1 0 0 0 0,-1 0-1 0 0,1 0 1 0 0,0 1-1 0 0,-1-1 1 0 0,1 0 0 0 0,-1 0-1 0 0,1-1 1 0 0,-1 1-1 0 0,1 0 1 0 0,0 0 0 0 0,-1 0-1 0 0,1 0 1 0 0,-1 0-1 0 0,1-1 1 0 0,-1 1 0 0 0,1 0-1 0 0,-1 0 1 0 0,1-1 0 0 0,-1 1-1 0 0,1 0 1 0 0,-1-1-1 0 0,1 1 1 0 0,-1-1 0 0 0,1 0-1 0 0,3-5-1160 0 0</inkml:trace>
  <inkml:trace contextRef="#ctx0" brushRef="#br0" timeOffset="10164.1">724 2359 919 0 0,'-1'-7'80'0'0,"-1"3"-80"0"0,2 0 0 0 0,0 0 0 0 0,2 1 1328 0 0,-1 0 248 0 0,0-1 56 0 0,4-4 0 0 0,2-5-712 0 0,4-5-152 0 0,3-3-24 0 0,4 0-8 0 0,1 0-880 0 0,1 3-176 0 0,2 4-40 0 0,-1-1-8 0 0,0-2 272 0 0,-13 6 96 0 0</inkml:trace>
  <inkml:trace contextRef="#ctx0" brushRef="#br0" timeOffset="10600.49">1028 2334 6159 0 0,'-1'9'-140'0'0,"-11"128"3609"0"0,12-123-2461 0 0,0 0 0 0 0,1 0 0 0 0,1 0-1 0 0,0 0 1 0 0,1 0 0 0 0,0 0-1 0 0,9 20 1 0 0,-11-31-876 0 0,1 0 0 0 0,-1 0 0 0 0,1 0 1 0 0,0-1-1 0 0,0 1 0 0 0,0-1 0 0 0,0 1 0 0 0,0-1 0 0 0,1 0 1 0 0,-1 1-1 0 0,0-1 0 0 0,1 0 0 0 0,0-1 0 0 0,0 1 0 0 0,-1 0 1 0 0,1-1-1 0 0,0 0 0 0 0,0 1 0 0 0,0-1 0 0 0,7 1 0 0 0,-8-2-74 0 0,0 0 0 0 0,1 0 0 0 0,-1 0 0 0 0,0 0 0 0 0,1 0 0 0 0,-1 0-1 0 0,1-1 1 0 0,-1 1 0 0 0,0-1 0 0 0,0 0 0 0 0,1 1 0 0 0,-1-1 0 0 0,0 0-1 0 0,0-1 1 0 0,0 1 0 0 0,0 0 0 0 0,0 0 0 0 0,0-1 0 0 0,0 1 0 0 0,-1-1-1 0 0,1 0 1 0 0,0 1 0 0 0,-1-1 0 0 0,0 0 0 0 0,1 0 0 0 0,-1 0-1 0 0,0 0 1 0 0,2-4 0 0 0,2-7-35 0 0,0 0-1 0 0,-1 0 1 0 0,0 0 0 0 0,-1-1-1 0 0,0 0 1 0 0,-1 1-1 0 0,-1-1 1 0 0,0 0 0 0 0,-1 0-1 0 0,-1 1 1 0 0,0-1-1 0 0,-1 0 1 0 0,0 0 0 0 0,-1 1-1 0 0,0 0 1 0 0,-1-1-1 0 0,-1 1 1 0 0,-7-15-1 0 0,10 25-154 0 0,0 1-1 0 0,1-1 0 0 0,-1 1 0 0 0,0 0 0 0 0,-1-1 0 0 0,1 1 0 0 0,0 0 0 0 0,0 0 0 0 0,-1 0 0 0 0,0 1 0 0 0,1-1 0 0 0,-1 1 0 0 0,0-1 0 0 0,1 1 0 0 0,-1 0 0 0 0,0 0 0 0 0,0 0 0 0 0,0 0 0 0 0,0 1 0 0 0,0-1 0 0 0,0 1 0 0 0,0 0 0 0 0,0 0 0 0 0,-1 0 0 0 0,1 0 0 0 0,0 0 0 0 0,0 1 0 0 0,0-1 0 0 0,0 1 0 0 0,0 0 0 0 0,0 0 0 0 0,0 0 0 0 0,1 0 0 0 0,-1 1 0 0 0,0-1 0 0 0,1 1 0 0 0,-1-1 0 0 0,-4 5 0 0 0,6-5-88 0 0,0-1 0 0 0,0 1 0 0 0,0 0 0 0 0,0 0 0 0 0,1-1 1 0 0,-1 1-1 0 0,0 0 0 0 0,0 0 0 0 0,1 0 0 0 0,-1 0 0 0 0,1 0 0 0 0,-1 0 0 0 0,1 0 1 0 0,-1 0-1 0 0,1 0 0 0 0,-1 0 0 0 0,1 0 0 0 0,0 0 0 0 0,0 0 0 0 0,0 0 0 0 0,0 1 0 0 0,-1-1 1 0 0,2 1-1 0 0,0 3-4301 0 0</inkml:trace>
  <inkml:trace contextRef="#ctx0" brushRef="#br0" timeOffset="11044.55">1294 2231 3679 0 0,'-1'51'755'0'0,"2"-33"2053"0"0,1 0 0 0 0,0-1 0 0 0,1 0 0 0 0,9 28 0 0 0,-9-32-1769 0 0,-3-11-827 0 0,1 1 0 0 0,-1-1 0 0 0,1 0 0 0 0,-1 0 1 0 0,1 0-1 0 0,-1 0 0 0 0,1 0 0 0 0,0 0 0 0 0,0 0 0 0 0,2 2 0 0 0,8-33 298 0 0,-4 2-478 0 0,-2-1 0 0 0,5-55 0 0 0,-9 61-6 0 0,1-1 1 0 0,1 1 0 0 0,1 0 0 0 0,1 0 0 0 0,12-33-1 0 0,-15 52-14 0 0,-1 1 0 0 0,1-1 0 0 0,-1 1 0 0 0,1-1 0 0 0,0 1 0 0 0,0 0 0 0 0,0 0-1 0 0,0 0 1 0 0,0 0 0 0 0,1 0 0 0 0,-1 0 0 0 0,1 0 0 0 0,3-1 0 0 0,38-14-429 0 0,-40 16 274 0 0,7-2-445 0 0</inkml:trace>
  <inkml:trace contextRef="#ctx0" brushRef="#br0" timeOffset="11045.55">1667 1986 6447 0 0,'3'37'11662'0'0,"8"21"-7070"0"0,-3-22-3923 0 0,-4-13-468 0 0,17 72 284 0 0,-18-83-696 0 0,1 0 0 0 0,1-1 1 0 0,0 1-1 0 0,0-1 0 0 0,12 17 0 0 0,-11-23-1095 0 0,-5-11-455 0 0,-4-12-1289 0 0,-1 3 639 0 0,-2-4-3013 0 0</inkml:trace>
  <inkml:trace contextRef="#ctx0" brushRef="#br0" timeOffset="11046.55">1594 1869 919 0 0,'-1'-3'474'0'0,"1"0"0"0"0,-1 0-1 0 0,1 0 1 0 0,-1 0-1 0 0,1-1 1 0 0,0 1-1 0 0,0 0 1 0 0,1 0-1 0 0,-1 0 1 0 0,0 0-1 0 0,1 0 1 0 0,0 0-1 0 0,0 0 1 0 0,0 0-1 0 0,2-4 1 0 0,3-4-205 0 0,1-1 0 0 0,12-15 1 0 0,7-14-491 0 0,-15 18 209 0 0,-1-3 12 0 0</inkml:trace>
  <inkml:trace contextRef="#ctx0" brushRef="#br0" timeOffset="11419.12">1831 1468 8143 0 0,'16'41'1219'0'0,"2"24"6059"0"0,-4-11-3233 0 0,49 145-891 0 0,3-2-3426 0 0,-19-57-1792 0 0,-41-119 936 0 0</inkml:trace>
  <inkml:trace contextRef="#ctx0" brushRef="#br0" timeOffset="11892.86">1787 1945 5063 0 0,'0'0'25'0'0,"0"0"-1"0"0,0 1 0 0 0,-1-1 0 0 0,1 0 0 0 0,0 0 0 0 0,0 0 0 0 0,0 0 0 0 0,0 1 0 0 0,0-1 0 0 0,0 0 1 0 0,0 0-1 0 0,0 0 0 0 0,0 1 0 0 0,-1-1 0 0 0,1 0 0 0 0,0 0 0 0 0,0 0 0 0 0,0 1 0 0 0,0-1 1 0 0,0 0-1 0 0,0 0 0 0 0,0 0 0 0 0,1 1 0 0 0,-1-1 0 0 0,0 0 0 0 0,0 0 0 0 0,0 0 0 0 0,0 1 0 0 0,0-1 1 0 0,0 0-1 0 0,0 0 0 0 0,0 0 0 0 0,0 0 0 0 0,1 1 0 0 0,-1-1 0 0 0,0 0 0 0 0,0 0 0 0 0,0 0 0 0 0,0 0 1 0 0,0 0-1 0 0,1 1 0 0 0,-1-1 0 0 0,12 2 1931 0 0,16-3 1339 0 0,-26 1-3189 0 0,1-1 5374 0 0,11-3-4574 0 0,5 0-626 0 0,-11 3-149 0 0,0-1 0 0 0,0 0 0 0 0,-1 0 0 0 0,1-1-1 0 0,0 0 1 0 0,-1-1 0 0 0,0 0 0 0 0,10-6 0 0 0,25-20 678 0 0,43-39 1 0 0,-39 30-442 0 0,-45 37-346 0 0,1 1 0 0 0,0-1 0 0 0,-1 1 1 0 0,1 0-1 0 0,0 0 0 0 0,0 0 0 0 0,0 0 0 0 0,0 0 0 0 0,0 0 1 0 0,3-1-1 0 0,1 7 167 0 0,-4 11 82 0 0,-5 28 143 0 0,1-36-363 0 0,1 0-1 0 0,0 0 1 0 0,1 0-1 0 0,0 1 1 0 0,0-1-1 0 0,0 0 1 0 0,1 0-1 0 0,1 0 1 0 0,-1 0-1 0 0,1 0 1 0 0,4 10-1 0 0,-5-17-42 0 0,-1 1 0 0 0,1-1-1 0 0,0 1 1 0 0,0-1 0 0 0,0 1-1 0 0,0-1 1 0 0,1 1-1 0 0,-1-1 1 0 0,0 0 0 0 0,0 0-1 0 0,1 0 1 0 0,-1 1-1 0 0,1-1 1 0 0,-1-1 0 0 0,1 1-1 0 0,-1 0 1 0 0,1 0-1 0 0,0-1 1 0 0,-1 1 0 0 0,1 0-1 0 0,0-1 1 0 0,0 0 0 0 0,-1 1-1 0 0,1-1 1 0 0,0 0-1 0 0,0 0 1 0 0,-1 0 0 0 0,1 0-1 0 0,0 0 1 0 0,0-1-1 0 0,0 1 1 0 0,-1 0 0 0 0,1-1-1 0 0,0 0 1 0 0,-1 1-1 0 0,4-2 1 0 0,5-4 46 0 0,0 1 0 0 0,-1-1 0 0 0,0-1-1 0 0,16-13 1 0 0,-9 6 29 0 0,-2 4-33 0 0,0 0 1 0 0,16-8-1 0 0,-26 16-41 0 0,0 0 0 0 0,-1 0-1 0 0,1 0 1 0 0,0 1 0 0 0,0 0 0 0 0,0 0-1 0 0,0 0 1 0 0,0 0 0 0 0,0 0-1 0 0,1 1 1 0 0,-1 0 0 0 0,0 0 0 0 0,0 0-1 0 0,6 1 1 0 0,-8 0 1 0 0,-1-1 0 0 0,1 1 0 0 0,-1 0 0 0 0,1-1 0 0 0,-1 1 0 0 0,0 0 0 0 0,1 0 0 0 0,-1 0 0 0 0,0 0 0 0 0,0 1 0 0 0,0-1 0 0 0,1 0 0 0 0,-1 0 0 0 0,0 1 0 0 0,-1-1 0 0 0,1 0 0 0 0,0 1 0 0 0,0-1 0 0 0,-1 1 0 0 0,1-1 0 0 0,0 1 0 0 0,-1 0 0 0 0,0-1 0 0 0,1 1 0 0 0,-1-1 0 0 0,0 1 0 0 0,0 0 0 0 0,0 3 0 0 0,0 5 97 0 0,-1 0 1 0 0,0 1 0 0 0,-4 15 0 0 0,3-12-26 0 0,-36 164 683 0 0,19-97-242 0 0,-15 134 0 0 0,34-212-517 0 0,-1 33 19 0 0,1-34-28 0 0,0 0 0 0 0,0 0 0 0 0,0 1 1 0 0,1-1-1 0 0,-1 0 0 0 0,1 0 1 0 0,0 1-1 0 0,-1-1 0 0 0,1 0 1 0 0,0 0-1 0 0,0 0 0 0 0,2 2 0 0 0,-2-3-29 0 0,-1-1 0 0 0,1 0 0 0 0,0 1-1 0 0,-1-1 1 0 0,1 0 0 0 0,0 1-1 0 0,-1-1 1 0 0,1 0 0 0 0,0 0-1 0 0,0 0 1 0 0,-1 0 0 0 0,1 0 0 0 0,0 0-1 0 0,0 0 1 0 0,-1 0 0 0 0,1 0-1 0 0,0 0 1 0 0,-1 0 0 0 0,1 0-1 0 0,0-1 1 0 0,0 1 0 0 0,-1 0 0 0 0,1-1-1 0 0,0 1 1 0 0,-1 0 0 0 0,1-1-1 0 0,-1 1 1 0 0,1-1 0 0 0,0 0-1 0 0,21-15-993 0 0,-18 13 725 0 0,7-6-1788 0 0,2-3-5881 0 0</inkml:trace>
  <inkml:trace contextRef="#ctx0" brushRef="#br0" timeOffset="12283.17">2665 1828 9215 0 0,'-3'2'395'0'0,"-1"0"0"0"0,1 0 0 0 0,-1 0 1 0 0,1 1-1 0 0,0-1 0 0 0,0 1 0 0 0,0 0 0 0 0,1 0 0 0 0,-1 0 0 0 0,1 0 0 0 0,-1 1 0 0 0,1-1 0 0 0,0 0 0 0 0,0 1 0 0 0,1 0 0 0 0,-1-1 0 0 0,1 1 0 0 0,0 0 0 0 0,0 0 0 0 0,0 0 0 0 0,0 0 0 0 0,1 0 0 0 0,-1 4 0 0 0,0 5 80 0 0,1 0 0 0 0,0-1 0 0 0,1 1 0 0 0,0 0 0 0 0,1-1 0 0 0,3 14-1 0 0,-4-23-402 0 0,10 31 475 0 0,-11-33-513 0 0,1 1 0 0 0,-1-1 1 0 0,0 0-1 0 0,1 0 1 0 0,0 0-1 0 0,-1 1 1 0 0,1-1-1 0 0,0 0 1 0 0,0 0-1 0 0,-1 0 1 0 0,1 0-1 0 0,0 0 1 0 0,0 0-1 0 0,0-1 0 0 0,0 1 1 0 0,0 0-1 0 0,0 0 1 0 0,1-1-1 0 0,-1 1 1 0 0,0 0-1 0 0,0-1 1 0 0,2 1-1 0 0,-2-1-10 0 0,0 0 0 0 0,0-1-1 0 0,0 1 1 0 0,0-1 0 0 0,0 1-1 0 0,0-1 1 0 0,0 1 0 0 0,-1-1 0 0 0,1 1-1 0 0,0-1 1 0 0,0 0 0 0 0,-1 1 0 0 0,1-1-1 0 0,0 0 1 0 0,-1 1 0 0 0,1-1-1 0 0,-1 0 1 0 0,1 0 0 0 0,-1 0 0 0 0,1 0-1 0 0,-1 0 1 0 0,0 0 0 0 0,1-1-1 0 0,8-26 164 0 0,-8 24-135 0 0,10-46 212 0 0,5-63-1 0 0,-13 78-197 0 0,2 0 0 0 0,1 0 0 0 0,1 1-1 0 0,23-62 1 0 0,-29 95-63 0 0,-1-1-1 0 0,1 0 1 0 0,-1 1 0 0 0,1-1-1 0 0,0 1 1 0 0,0-1 0 0 0,0 1 0 0 0,0 0-1 0 0,0-1 1 0 0,0 1 0 0 0,0 0-1 0 0,1 0 1 0 0,-1-1 0 0 0,0 1-1 0 0,1 0 1 0 0,-1 0 0 0 0,1 0-1 0 0,-1 1 1 0 0,1-1 0 0 0,-1 0-1 0 0,1 1 1 0 0,0-1 0 0 0,2 0-1 0 0,-1 1 3 0 0,-1 0 0 0 0,1 1 0 0 0,-1-1 0 0 0,0 1 0 0 0,1-1 0 0 0,-1 1 0 0 0,0 0 0 0 0,1 0 0 0 0,-1 0 0 0 0,0 0 0 0 0,0 0 0 0 0,0 1 0 0 0,0-1 0 0 0,3 3 0 0 0,4 4-44 0 0,-1 1 1 0 0,0-1 0 0 0,0 1 0 0 0,-1 1 0 0 0,11 18-1 0 0,-15-22-105 0 0,-1-2-164 0 0,0 0 1 0 0,1 0-1 0 0,-1 0 0 0 0,1 0 0 0 0,0 0 0 0 0,0 0 0 0 0,0-1 1 0 0,0 0-1 0 0,4 4 0 0 0,2-2-7571 0 0</inkml:trace>
  <inkml:trace contextRef="#ctx0" brushRef="#br0" timeOffset="12749.37">3016 1782 1839 0 0,'0'-2'557'0'0,"1"-1"0"0"0,-1 1 0 0 0,0 0 0 0 0,1-1 0 0 0,-1 1 0 0 0,1 0 0 0 0,0 0 0 0 0,0-1 0 0 0,0 1 0 0 0,0 0 0 0 0,0 0 0 0 0,0 0 0 0 0,0 0 0 0 0,3-3 0 0 0,4-7 1019 0 0,70-161 8908 0 0,-94 212-10224 0 0,-56 141 57 0 0,71-176-305 0 0,-1-1 0 0 0,2 1 0 0 0,-1 0 0 0 0,0-1 0 0 0,1 1 0 0 0,0 0 0 0 0,0-1 0 0 0,0 1 0 0 0,0 0 0 0 0,2 6 0 0 0,-2-9-9 0 0,0 0 0 0 0,1 0 0 0 0,-1 0 0 0 0,1 0-1 0 0,0 0 1 0 0,-1 0 0 0 0,1 0 0 0 0,0 0 0 0 0,-1 0 0 0 0,1 0-1 0 0,0 0 1 0 0,0-1 0 0 0,0 1 0 0 0,0 0 0 0 0,0-1 0 0 0,0 1-1 0 0,0 0 1 0 0,0-1 0 0 0,0 1 0 0 0,0-1 0 0 0,0 0 0 0 0,0 1 0 0 0,0-1-1 0 0,0 0 1 0 0,1 0 0 0 0,-1 1 0 0 0,0-1 0 0 0,0 0 0 0 0,0 0-1 0 0,0 0 1 0 0,0 0 0 0 0,1-1 0 0 0,-1 1 0 0 0,0 0 0 0 0,0 0-1 0 0,0-1 1 0 0,2 0 0 0 0,7-3-291 0 0,1 0-1 0 0,0-1 1 0 0,-1 0 0 0 0,0 0-1 0 0,0-1 1 0 0,12-10 0 0 0,-15 10-475 0 0,26-18-6584 0 0</inkml:trace>
  <inkml:trace contextRef="#ctx0" brushRef="#br0" timeOffset="13165.9">3530 1423 10591 0 0,'-14'1'1322'0'0,"1"0"-1"0"0,-1 1 0 0 0,1 1 0 0 0,0 0 1 0 0,0 0-1 0 0,-17 8 0 0 0,4 0 266 0 0,-49 29 0 0 0,70-37-1542 0 0,1 0 0 0 0,-1 1 0 0 0,1-1 0 0 0,0 1 0 0 0,0 0 0 0 0,0 1 0 0 0,1-1 0 0 0,-1 1 0 0 0,1-1 0 0 0,0 1 0 0 0,0 0 0 0 0,1 0 0 0 0,-1 0 0 0 0,-2 9 0 0 0,3-4-42 0 0,-1 0-1 0 0,2 0 1 0 0,-1 0 0 0 0,1 1 0 0 0,1-1 0 0 0,0 0-1 0 0,1 14 1 0 0,-1-22-3 0 0,1 1 0 0 0,-1-1 0 0 0,1 0 0 0 0,-1 0 0 0 0,1 0 0 0 0,0 0 0 0 0,0 0 0 0 0,0 0 0 0 0,0 0 0 0 0,0 0 0 0 0,1 0 0 0 0,-1 0 0 0 0,0 0 0 0 0,1-1 0 0 0,-1 1 0 0 0,1 0 0 0 0,0-1 0 0 0,0 0 0 0 0,-1 1 0 0 0,1-1 0 0 0,0 0 0 0 0,0 0 0 0 0,0 0 0 0 0,0 0 0 0 0,1 0 0 0 0,-1 0 0 0 0,0-1 0 0 0,0 1 0 0 0,0-1 0 0 0,1 0 0 0 0,3 1 0 0 0,0-1 0 0 0,-1 0 0 0 0,1 0 0 0 0,0 0 0 0 0,0-1 0 0 0,0 1 0 0 0,0-1 0 0 0,0-1 0 0 0,0 1 0 0 0,-1-1 0 0 0,1 0 0 0 0,5-3 0 0 0,2-4-10 0 0,0 0-1 0 0,0 0 1 0 0,-1-1 0 0 0,-1 0-1 0 0,0-1 1 0 0,0-1 0 0 0,15-21-1 0 0,-8 7-21 0 0,-1 0-1 0 0,24-54 0 0 0,1-33 22 0 0,-48 134 207 0 0,1 0-1 0 0,2 1 1 0 0,0-1-1 0 0,-1 27 0 0 0,3-35-113 0 0,-1 25-10 0 0,1-1 0 0 0,2 1 0 0 0,1 0 0 0 0,2-1 0 0 0,2 0 0 0 0,16 57 0 0 0,-20-88-78 0 0,0-1 0 0 0,0 0 0 0 0,0 0 0 0 0,1 0 0 0 0,-1 0 0 0 0,1 0 0 0 0,0-1 0 0 0,1 1 0 0 0,5 6 0 0 0,-8-10-34 0 0,0-1 0 0 0,0 1 0 0 0,0 0 1 0 0,0-1-1 0 0,0 1 0 0 0,0 0 0 0 0,0-1 0 0 0,0 1 0 0 0,1-1 0 0 0,-1 0 0 0 0,0 1 0 0 0,0-1 0 0 0,0 0 0 0 0,1 0 0 0 0,-1 0 0 0 0,0 0 0 0 0,0 0 0 0 0,3 0 0 0 0,-2-1-63 0 0,0 0-1 0 0,0 1 0 0 0,0-1 1 0 0,0-1-1 0 0,0 1 1 0 0,0 0-1 0 0,0 0 0 0 0,0-1 1 0 0,-1 1-1 0 0,1-1 0 0 0,0 1 1 0 0,-1-1-1 0 0,3-3 0 0 0,7-11-1941 0 0,-1-4-5507 0 0</inkml:trace>
  <inkml:trace contextRef="#ctx0" brushRef="#br0" timeOffset="13166.9">3874 941 12439 0 0,'-1'1'318'0'0,"1"0"0"0"0,-1 0-1 0 0,0 0 1 0 0,1 1 0 0 0,-1-1-1 0 0,1 0 1 0 0,-1 1-1 0 0,1-1 1 0 0,0 0 0 0 0,-1 1-1 0 0,1-1 1 0 0,0 0 0 0 0,0 1-1 0 0,0-1 1 0 0,0 1 0 0 0,0-1-1 0 0,1 0 1 0 0,-1 3 0 0 0,9 30 2858 0 0,-4-18-2698 0 0,34 221 3500 0 0,8 34-3161 0 0,-38-236-1772 0 0,2 0 0 0 0,1-1-1 0 0,23 45 1 0 0,-31-72 67 0 0</inkml:trace>
  <inkml:trace contextRef="#ctx0" brushRef="#br0" timeOffset="13607.83">3772 1412 5983 0 0,'-3'2'433'0'0,"-12"8"-455"0"0,4-4 3387 0 0,17-10 3084 0 0,3-5-3587 0 0,3-2-1355 0 0,35-19-160 0 0,80-40 1 0 0,-72 41-1341 0 0,-9 6-135 0 0,27-15-609 0 0,-47 26 607 0 0,43-22-1692 0 0,-54 27-87 0 0,0 1 0 0 0,28-6 0 0 0,-42 11 1779 0 0,0 1-1 0 0,0 0 1 0 0,-1 0 0 0 0,1-1-1 0 0,0 1 1 0 0,0 0-1 0 0,-1 0 1 0 0,1 0 0 0 0,0 0-1 0 0,0 0 1 0 0,-1 0-1 0 0,1 0 1 0 0,0 1 0 0 0,0-1-1 0 0,0 0 1 0 0,-1 0-1 0 0,1 0 1 0 0,0 1 0 0 0,-1-1-1 0 0,1 0 1 0 0,0 1-1 0 0,-1-1 1 0 0,1 1 0 0 0,0-1-1 0 0,-1 1 1 0 0,2 0-1 0 0,-2 0 130 0 0,0 0 0 0 0,1 0 0 0 0,-1 0 0 0 0,0 0 0 0 0,0 0 0 0 0,1 1 0 0 0,-1-1 0 0 0,0 0 0 0 0,0 0 0 0 0,0 0 0 0 0,0 0 0 0 0,-1 0 0 0 0,1 0 0 0 0,0 0 0 0 0,-1 2 0 0 0,-1 5 926 0 0,-1-1-1 0 0,-1 1 0 0 0,-6 11 0 0 0,-1-3 1019 0 0,-1 0 0 0 0,-17 18-1 0 0,-10 13-74 0 0,38-47-1847 0 0,1 1 0 0 0,-1 0 0 0 0,0-1 0 0 0,1 1 0 0 0,-1 0 0 0 0,1 0-1 0 0,0 0 1 0 0,-1-1 0 0 0,1 1 0 0 0,0 0 0 0 0,-1 0 0 0 0,1 0 0 0 0,0 0 0 0 0,0 0 0 0 0,0 0 0 0 0,0 0 0 0 0,0-1-1 0 0,0 1 1 0 0,0 0 0 0 0,0 0 0 0 0,0 0 0 0 0,0 0 0 0 0,0 0 0 0 0,1 0 0 0 0,-1 0 0 0 0,0-1 0 0 0,0 1-1 0 0,1 0 1 0 0,-1 0 0 0 0,1 0 0 0 0,-1-1 0 0 0,1 1 0 0 0,-1 0 0 0 0,1 0 0 0 0,0-1 0 0 0,-1 1 0 0 0,1-1 0 0 0,0 1-1 0 0,-1 0 1 0 0,1-1 0 0 0,0 1 0 0 0,0-1 0 0 0,-1 0 0 0 0,1 1 0 0 0,0-1 0 0 0,0 0 0 0 0,0 1 0 0 0,0-1-1 0 0,0 0 1 0 0,1 0 0 0 0,8 3 49 0 0,0 0 0 0 0,0-1-1 0 0,18 1 1 0 0,-15-1-12 0 0,4 0-14 0 0,1 1 0 0 0,20 7 0 0 0,-22-5-35 0 0,-13-5-9 0 0,0 1 1 0 0,0 0-1 0 0,0 0 0 0 0,-1 0 0 0 0,1 0 0 0 0,0 1 1 0 0,0-1-1 0 0,-1 1 0 0 0,1-1 0 0 0,-1 1 1 0 0,0 0-1 0 0,1 0 0 0 0,-1 0 0 0 0,0 0 0 0 0,0 1 1 0 0,0-1-1 0 0,0 0 0 0 0,-1 1 0 0 0,1 0 1 0 0,-1-1-1 0 0,1 1 0 0 0,-1 0 0 0 0,0 0 0 0 0,0-1 1 0 0,0 1-1 0 0,0 0 0 0 0,-1 0 0 0 0,1 0 1 0 0,-1 0-1 0 0,0 0 0 0 0,0 0 0 0 0,0 0 0 0 0,0 0 1 0 0,-1 4-1 0 0,0 0 11 0 0,-1 0 1 0 0,0 1 0 0 0,0-1-1 0 0,0 0 1 0 0,-1 0-1 0 0,0-1 1 0 0,-1 1-1 0 0,1-1 1 0 0,-1 1 0 0 0,-1-1-1 0 0,-6 8 1 0 0,-25 19 27 0 0,-1-1 0 0 0,-42 27 0 0 0,76-57-54 0 0,1 0-1 0 0,-1 0 1 0 0,0-1 0 0 0,0 1-1 0 0,0-1 1 0 0,0 0-1 0 0,0 0 1 0 0,0 0 0 0 0,0 0-1 0 0,-7 0 1 0 0,9-1-60 0 0,-1 0 0 0 0,0 0-1 0 0,0 0 1 0 0,1 0 0 0 0,-1 0 0 0 0,0-1 0 0 0,0 1 0 0 0,1-1 0 0 0,-1 0-1 0 0,0 1 1 0 0,1-1 0 0 0,-1 0 0 0 0,1 0 0 0 0,-1 0 0 0 0,1 0-1 0 0,0 0 1 0 0,-1 0 0 0 0,1 0 0 0 0,0 0 0 0 0,-1-1 0 0 0,0-1-1 0 0,-1-3-669 0 0</inkml:trace>
  <inkml:trace contextRef="#ctx0" brushRef="#br0" timeOffset="14068.21">4977 602 8287 0 0,'-5'-1'559'0'0,"0"1"-1"0"0,0-1 0 0 0,1 1 0 0 0,-1 0 0 0 0,0 1 0 0 0,0-1 0 0 0,1 1 1 0 0,-10 3-1 0 0,12-4-307 0 0,1 1 1 0 0,-1 0 0 0 0,0 0-1 0 0,1 0 1 0 0,-1 0-1 0 0,1 0 1 0 0,-1 1-1 0 0,1-1 1 0 0,0 0 0 0 0,0 1-1 0 0,-1-1 1 0 0,1 0-1 0 0,0 1 1 0 0,0 0-1 0 0,0-1 1 0 0,1 1-1 0 0,-1-1 1 0 0,0 1 0 0 0,1 0-1 0 0,-1 0 1 0 0,1-1-1 0 0,-1 1 1 0 0,1 0-1 0 0,0 0 1 0 0,0 0 0 0 0,0 2-1 0 0,1 23 473 0 0,1 0 1 0 0,2 0-1 0 0,0 0 0 0 0,2 0 1 0 0,17 47-1 0 0,-5-15-234 0 0,-9-25-293 0 0,13 47-99 0 0,60 141 0 0 0,-61-173-3508 0 0,-18-42-4521 0 0</inkml:trace>
  <inkml:trace contextRef="#ctx0" brushRef="#br0" timeOffset="14570.87">4758 1096 7831 0 0,'-6'9'5833'0'0,"14"-8"-1917"0"0,15-8-986 0 0,65-37 8 0 0,95-42-1606 0 0,-172 82-1287 0 0,0 0 0 0 0,0 0 0 0 0,1 1 0 0 0,22-4 0 0 0,-31 7-41 0 0,0 0 0 0 0,0 0 1 0 0,-1 0-1 0 0,1 0 0 0 0,0 0 1 0 0,0 0-1 0 0,0 1 1 0 0,0 0-1 0 0,0-1 0 0 0,0 1 1 0 0,0 0-1 0 0,-1 0 0 0 0,1 1 1 0 0,0-1-1 0 0,-1 0 0 0 0,1 1 1 0 0,-1 0-1 0 0,1 0 1 0 0,-1-1-1 0 0,0 2 0 0 0,0-1 1 0 0,0 0-1 0 0,0 0 0 0 0,3 5 1 0 0,-2-1 6 0 0,1 0 0 0 0,-2 1 0 0 0,1-1 0 0 0,-1 1-1 0 0,0-1 1 0 0,0 1 0 0 0,-1 0 0 0 0,1 7 0 0 0,-1 55 88 0 0,-2-56-91 0 0,0-1 1 0 0,1 1-1 0 0,1-1 0 0 0,0 1 1 0 0,0-1-1 0 0,7 23 1 0 0,-8-34-8 0 0,1 1 1 0 0,-1-1-1 0 0,1 1 0 0 0,-1-1 1 0 0,1 1-1 0 0,-1-1 0 0 0,1 0 1 0 0,0 1-1 0 0,0-1 0 0 0,0 0 1 0 0,0 0-1 0 0,0 0 0 0 0,0 0 1 0 0,0 1-1 0 0,0-1 1 0 0,0 0-1 0 0,0-1 0 0 0,1 1 1 0 0,-1 0-1 0 0,0 0 0 0 0,1-1 1 0 0,-1 1-1 0 0,1 0 0 0 0,-1-1 1 0 0,0 1-1 0 0,1-1 0 0 0,-1 0 1 0 0,1 0-1 0 0,-1 1 1 0 0,1-1-1 0 0,0 0 0 0 0,-1 0 1 0 0,1 0-1 0 0,-1-1 0 0 0,1 1 1 0 0,-1 0-1 0 0,1 0 0 0 0,-1-1 1 0 0,0 1-1 0 0,1-1 1 0 0,2-1-1 0 0,1-1-1 0 0,0 1 1 0 0,0-1 0 0 0,-1-1-1 0 0,1 1 1 0 0,-1-1 0 0 0,0 1-1 0 0,0-1 1 0 0,0-1 0 0 0,0 1-1 0 0,3-7 1 0 0,8-11 73 0 0,-2-2 0 0 0,21-47 0 0 0,-31 63-59 0 0,0 0 0 0 0,-1 0 0 0 0,0 0-1 0 0,0-1 1 0 0,-1 1 0 0 0,0-1 0 0 0,0 1 0 0 0,-1-1-1 0 0,0 1 1 0 0,-1-1 0 0 0,0 1 0 0 0,0-1-1 0 0,-3-11 1 0 0,3 17-24 0 0,0 1 1 0 0,0-1-1 0 0,0 1 1 0 0,0-1-1 0 0,0 1 0 0 0,-1-1 1 0 0,1 1-1 0 0,-1 0 0 0 0,1 0 1 0 0,-1 0-1 0 0,0 0 1 0 0,0 0-1 0 0,0 0 0 0 0,0 0 1 0 0,0 1-1 0 0,0-1 0 0 0,-1 1 1 0 0,1-1-1 0 0,0 1 0 0 0,-4-1 1 0 0,2 1-27 0 0,-1 0 1 0 0,1 0 0 0 0,0 1-1 0 0,0 0 1 0 0,0 0-1 0 0,0 0 1 0 0,-1 0 0 0 0,1 0-1 0 0,0 1 1 0 0,0 0 0 0 0,-8 3-1 0 0,-2 1-70 0 0,0 1 0 0 0,1 0 1 0 0,0 2-1 0 0,0-1 0 0 0,1 1 0 0 0,-16 14 0 0 0,14-11-112 0 0,1 2 1 0 0,0 0-1 0 0,-13 16 0 0 0,23-25 154 0 0,1-1-1 0 0,-1 1 1 0 0,0 0-1 0 0,1 0 1 0 0,0 0-1 0 0,0 0 1 0 0,0 0 0 0 0,1 0-1 0 0,0 0 1 0 0,-1 1-1 0 0,1-1 1 0 0,1 1 0 0 0,-1-1-1 0 0,1 1 1 0 0,-1-1-1 0 0,1 1 1 0 0,1-1 0 0 0,0 7-1 0 0,-1-10 11 0 0,1 0 1 0 0,-1 0-1 0 0,0 0 0 0 0,1 0 1 0 0,-1 0-1 0 0,1 0 0 0 0,0 0 1 0 0,-1 0-1 0 0,1-1 0 0 0,0 1 1 0 0,-1 0-1 0 0,1 0 0 0 0,0-1 1 0 0,0 1-1 0 0,0 0 0 0 0,-1-1 1 0 0,1 1-1 0 0,0-1 0 0 0,0 1 0 0 0,0-1 1 0 0,0 0-1 0 0,0 1 0 0 0,0-1 1 0 0,0 0-1 0 0,0 0 0 0 0,2 1 1 0 0,1-1-357 0 0,-1 0 0 0 0,1 0 0 0 0,0 0 0 0 0,-1 0 0 0 0,1-1 0 0 0,5-1 0 0 0,14-5-6290 0 0</inkml:trace>
  <inkml:trace contextRef="#ctx0" brushRef="#br0" timeOffset="14974.83">6172 765 9527 0 0,'-2'4'254'0'0,"-1"0"-1"0"0,1-1 1 0 0,0 1-1 0 0,1 0 1 0 0,-1 0-1 0 0,1 1 0 0 0,-3 7 1 0 0,4-10 111 0 0,0 0 0 0 0,0 0 0 0 0,0-1 0 0 0,0 1 0 0 0,1 0 0 0 0,-1 0 0 0 0,0 0 0 0 0,1-1 0 0 0,-1 1 0 0 0,1 0 0 0 0,0-1 0 0 0,0 1 0 0 0,-1 0 1 0 0,1-1-1 0 0,0 1 0 0 0,0-1 0 0 0,0 1 0 0 0,1-1 0 0 0,-1 1 0 0 0,0-1 0 0 0,3 2 0 0 0,-2-2-224 0 0,-1 1 0 0 0,1-1 0 0 0,-1 0 0 0 0,1 0 1 0 0,-1 0-1 0 0,1-1 0 0 0,0 1 0 0 0,0 0 0 0 0,-1-1 0 0 0,1 1 0 0 0,0-1 1 0 0,0 1-1 0 0,0-1 0 0 0,0 0 0 0 0,-1 0 0 0 0,1 0 0 0 0,0 0 0 0 0,0 0 1 0 0,2-1-1 0 0,0 0-3 0 0,0 0 1 0 0,-1 0-1 0 0,1 0 1 0 0,-1-1-1 0 0,1 0 1 0 0,-1 0-1 0 0,1 0 1 0 0,4-4-1 0 0,3-3-31 0 0,-2 0 0 0 0,0-1 0 0 0,0 0 0 0 0,10-15 0 0 0,-11 13-66 0 0,-1 0 0 0 0,0-1-1 0 0,-1 0 1 0 0,0 0 0 0 0,6-20 0 0 0,-9 24-41 0 0,-1 1 0 0 0,0-1 0 0 0,-1 0 0 0 0,0 0-1 0 0,0 0 1 0 0,-1 0 0 0 0,0 0 0 0 0,-1 0 0 0 0,-2-16 0 0 0,2 24-17 0 0,1 0 0 0 0,0-1 0 0 0,0 1 0 0 0,-1 0 0 0 0,1 0 0 0 0,0 0 1 0 0,-1-1-1 0 0,0 1 0 0 0,1 0 0 0 0,-1 0 0 0 0,1 0 0 0 0,-1 0 0 0 0,0 0 0 0 0,0 0 0 0 0,0 0 0 0 0,1 1 1 0 0,-1-1-1 0 0,0 0 0 0 0,0 0 0 0 0,0 1 0 0 0,0-1 0 0 0,-1 0 0 0 0,1 1 0 0 0,0-1 0 0 0,0 1 1 0 0,-2-1-1 0 0,0 1-7 0 0,1 0 1 0 0,0 0-1 0 0,0 0 0 0 0,-1 1 1 0 0,1-1-1 0 0,0 1 1 0 0,0-1-1 0 0,-1 1 1 0 0,1 0-1 0 0,0 0 1 0 0,0 0-1 0 0,0 0 0 0 0,-2 2 1 0 0,-5 3-19 0 0,0 1 0 0 0,1 0 0 0 0,0 0 0 0 0,0 1 0 0 0,-7 9 0 0 0,-1 6 27 0 0,1 0-1 0 0,1 1 0 0 0,0 1 0 0 0,2 0 0 0 0,-13 40 0 0 0,19-47 52 0 0,1 2-1 0 0,0-1 1 0 0,2 0-1 0 0,0 1 1 0 0,1 0-1 0 0,1 0 1 0 0,1-1-1 0 0,3 31 0 0 0,-1-41-24 0 0,0 1-1 0 0,0-1 1 0 0,1 0-1 0 0,0 0 0 0 0,0 0 1 0 0,8 13-1 0 0,-8-18-10 0 0,0 0-1 0 0,-1 0 1 0 0,1 0-1 0 0,0 0 1 0 0,1 0 0 0 0,-1-1-1 0 0,1 0 1 0 0,0 1-1 0 0,-1-1 1 0 0,1-1 0 0 0,1 1-1 0 0,-1 0 1 0 0,0-1 0 0 0,8 3-1 0 0,5-2-14 0 0,-1-7-57 0 0,-3 1 47 0 0,0-1-5 0 0,-1 0 1 0 0,0-1-1 0 0,0 0 1 0 0,0-1-1 0 0,13-9 1 0 0,-2-1-801 0 0,0-1 1 0 0,30-31 0 0 0,-20 14-6722 0 0</inkml:trace>
  <inkml:trace contextRef="#ctx0" brushRef="#br0" timeOffset="15451.74">6697 679 5527 0 0,'-11'33'2356'0'0,"-13"50"0"0"0,21-68-1009 0 0,1 0 0 0 0,0 0 1 0 0,1 1-1 0 0,0-1 0 0 0,4 29 0 0 0,-3-41-1144 0 0,1 0-1 0 0,-1 0 1 0 0,1 0 0 0 0,0 0-1 0 0,0-1 1 0 0,0 1 0 0 0,1 0-1 0 0,-1-1 1 0 0,0 1 0 0 0,1-1-1 0 0,0 1 1 0 0,0-1 0 0 0,-1 0-1 0 0,1 0 1 0 0,3 3 0 0 0,-4-4-152 0 0,1 0 0 0 0,-1-1 0 0 0,0 1 0 0 0,1 0 0 0 0,-1-1 1 0 0,0 1-1 0 0,1-1 0 0 0,-1 1 0 0 0,1-1 0 0 0,-1 0 1 0 0,1 1-1 0 0,-1-1 0 0 0,1 0 0 0 0,-1 0 0 0 0,1 0 0 0 0,-1 0 1 0 0,1 0-1 0 0,-1-1 0 0 0,0 1 0 0 0,1 0 0 0 0,-1-1 1 0 0,1 1-1 0 0,-1-1 0 0 0,1 1 0 0 0,-1-1 0 0 0,0 0 0 0 0,0 1 1 0 0,1-1-1 0 0,-1 0 0 0 0,2-2 0 0 0,3-2 73 0 0,1-1-1 0 0,-2 0 1 0 0,1-1-1 0 0,-1 1 0 0 0,0-1 1 0 0,7-12-1 0 0,22-50 148 0 0,-4 5-238 0 0,-22 51-14 0 0,-2 1-41 0 0,1 0-1 0 0,14-18 1 0 0,-19 28 16 0 0,-1 0 0 0 0,1 0 0 0 0,0 0 0 0 0,-1 0 1 0 0,1 1-1 0 0,0-1 0 0 0,0 1 0 0 0,0-1 0 0 0,0 1 1 0 0,0 0-1 0 0,1 0 0 0 0,-1 0 0 0 0,0 0 0 0 0,1 0 1 0 0,-1 0-1 0 0,0 0 0 0 0,1 1 0 0 0,-1-1 1 0 0,1 1-1 0 0,-1 0 0 0 0,4 0 0 0 0,-5 1 6 0 0,1-1 0 0 0,-1 1 0 0 0,0 0-1 0 0,0-1 1 0 0,1 1 0 0 0,-1 0 0 0 0,0 0 0 0 0,0 0-1 0 0,0 0 1 0 0,0 0 0 0 0,0 0 0 0 0,0 1 0 0 0,-1-1 0 0 0,1 0-1 0 0,0 0 1 0 0,-1 1 0 0 0,2 1 0 0 0,10 27 76 0 0,-11-26-26 0 0,5 16 132 0 0,0 1 0 0 0,3 30 0 0 0,-7-31-80 0 0,2-1 1 0 0,11 38-1 0 0,-14-55-114 0 0,0 0 1 0 0,0 0-1 0 0,-1-1 0 0 0,1 1 1 0 0,0 0-1 0 0,1 0 0 0 0,-1-1 1 0 0,0 1-1 0 0,0-1 0 0 0,1 1 0 0 0,-1-1 1 0 0,1 1-1 0 0,-1-1 0 0 0,1 0 1 0 0,0 0-1 0 0,-1 0 0 0 0,1 0 1 0 0,0 0-1 0 0,0 0 0 0 0,0 0 0 0 0,2 0 1 0 0,-1 0-72 0 0,0-1 1 0 0,0 0 0 0 0,0 0 0 0 0,0 0-1 0 0,0 0 1 0 0,0-1 0 0 0,0 1-1 0 0,0-1 1 0 0,-1 0 0 0 0,1 1-1 0 0,0-1 1 0 0,0 0 0 0 0,-1-1-1 0 0,4-1 1 0 0,7-6-554 0 0</inkml:trace>
  <inkml:trace contextRef="#ctx0" brushRef="#br0" timeOffset="15972.46">7462 564 11519 0 0,'-2'2'319'0'0,"0"0"-1"0"0,0-1 0 0 0,0 1 0 0 0,-1-1 1 0 0,1 0-1 0 0,-1 0 0 0 0,1 0 1 0 0,-1 0-1 0 0,1 0 0 0 0,-1 0 0 0 0,0 0 1 0 0,-3 0-1 0 0,-37 1 2308 0 0,7 0-512 0 0,29 0-2002 0 0,0 0 0 0 0,1 0 1 0 0,-1 0-1 0 0,1 1 0 0 0,-1 0 1 0 0,1 0-1 0 0,0 1 1 0 0,0 0-1 0 0,0 0 0 0 0,1 0 1 0 0,-1 1-1 0 0,1-1 1 0 0,0 1-1 0 0,0 1 0 0 0,1-1 1 0 0,0 1-1 0 0,0-1 1 0 0,0 1-1 0 0,0 0 0 0 0,-2 8 1 0 0,2-6-51 0 0,1 0 1 0 0,0 1 0 0 0,0 0-1 0 0,1 0 1 0 0,0 0 0 0 0,0 0-1 0 0,1 0 1 0 0,0 0 0 0 0,1 0-1 0 0,0 0 1 0 0,1 0 0 0 0,-1 0-1 0 0,2 0 1 0 0,-1 0 0 0 0,4 10-1 0 0,-4-16-58 0 0,0-1 1 0 0,-1 0-1 0 0,1 1 0 0 0,1-1 0 0 0,-1 1 0 0 0,0-1 1 0 0,0 0-1 0 0,1 0 0 0 0,0 0 0 0 0,-1 0 0 0 0,1 0 1 0 0,0 0-1 0 0,0 0 0 0 0,0 0 0 0 0,0-1 1 0 0,0 1-1 0 0,0-1 0 0 0,5 2 0 0 0,-6-2-4 0 0,1-1 0 0 0,0 1 0 0 0,0-1 0 0 0,0 0 0 0 0,-1 0 0 0 0,1 0 0 0 0,0 0 0 0 0,0 0 0 0 0,0 0 0 0 0,0 0 0 0 0,-1-1 0 0 0,3 0 0 0 0,51-14-16 0 0,-49 13-6 0 0,0-1 0 0 0,0 1 1 0 0,-1-1-1 0 0,1 0 0 0 0,0 0 0 0 0,-1 0 0 0 0,0-1 0 0 0,0 0 1 0 0,0 0-1 0 0,0 0 0 0 0,-1-1 0 0 0,6-6 0 0 0,1-2-13 0 0,7-7-6 0 0,-2-1-1 0 0,-1 0 0 0 0,0-1 1 0 0,-2-1-1 0 0,0 0 0 0 0,-1-1 0 0 0,-2 0 1 0 0,-1-1-1 0 0,0 0 0 0 0,7-39 1 0 0,-9 28 31 0 0,-2 0 1 0 0,-2-1 0 0 0,-1 0 0 0 0,-1 0 0 0 0,-2 1 0 0 0,-2-1 0 0 0,-8-37-1 0 0,9 60 87 0 0,-1 1 0 0 0,0 0-1 0 0,-1 0 1 0 0,-1 0 0 0 0,0 0-1 0 0,-1 1 1 0 0,0 0-1 0 0,-1 0 1 0 0,0 0 0 0 0,-17-20-1 0 0,23 31-54 0 0,0 1 1 0 0,1-1-1 0 0,-1 0 0 0 0,0 0 0 0 0,0 1 0 0 0,1-1 1 0 0,-1 0-1 0 0,0 1 0 0 0,0-1 0 0 0,0 0 0 0 0,0 1 1 0 0,0 0-1 0 0,0-1 0 0 0,0 1 0 0 0,0-1 1 0 0,0 1-1 0 0,0 0 0 0 0,0 0 0 0 0,0 0 0 0 0,0 0 1 0 0,0-1-1 0 0,0 1 0 0 0,0 1 0 0 0,0-1 0 0 0,0 0 1 0 0,-1 0-1 0 0,0 1 16 0 0,0 0 0 0 0,1 0 0 0 0,-1 0 0 0 0,1 0 0 0 0,0 0 1 0 0,-1 0-1 0 0,1 1 0 0 0,0-1 0 0 0,0 1 0 0 0,0-1 0 0 0,0 0 0 0 0,0 1 0 0 0,-2 3 0 0 0,-1 4 117 0 0,0 0-1 0 0,1 1 1 0 0,0-1-1 0 0,-2 14 0 0 0,-1 14 269 0 0,2 0-1 0 0,2 63 0 0 0,14 76 308 0 0,-9-132-504 0 0,22 176 438 0 0,-18-179-526 0 0,2 1 0 0 0,1-1 0 0 0,20 47 0 0 0,-26-78-509 0 0,1-1 0 0 0,0 0 0 0 0,0 0 0 0 0,0-1 0 0 0,1 1 0 0 0,1-1 1 0 0,-1-1-1 0 0,1 1 0 0 0,13 10 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0:21.757"/>
    </inkml:context>
    <inkml:brush xml:id="br0">
      <inkml:brushProperty name="width" value="0.025" units="cm"/>
      <inkml:brushProperty name="height" value="0.025" units="cm"/>
      <inkml:brushProperty name="color" value="#5B2D90"/>
    </inkml:brush>
  </inkml:definitions>
  <inkml:trace contextRef="#ctx0" brushRef="#br0">89 206 7367 0 0,'-7'8'951'0'0,"0"0"0"0"0,1 1-1 0 0,0 0 1 0 0,0 0 0 0 0,1 0 0 0 0,0 1-1 0 0,0 0 1 0 0,1 0 0 0 0,0 0-1 0 0,-3 16 1 0 0,0 9 2049 0 0,-4 63 1 0 0,10-89-3144 0 0,-7 49 670 0 0,25-95-202 0 0,-6 5-283 0 0,1 1-1 0 0,2-1 1 0 0,1 2 0 0 0,26-39-1 0 0,-39 67-38 0 0,-1 0 0 0 0,0 0 0 0 0,1 0-1 0 0,-1 0 1 0 0,1 1 0 0 0,0-1 0 0 0,0 0 0 0 0,0 1-1 0 0,-1-1 1 0 0,1 1 0 0 0,1 0 0 0 0,-1 0 0 0 0,0-1-1 0 0,0 1 1 0 0,0 1 0 0 0,1-1 0 0 0,-1 0 0 0 0,0 0-1 0 0,4 1 1 0 0,-4 0 17 0 0,0 0 0 0 0,-1 1 0 0 0,1-1 0 0 0,0 1 0 0 0,0 0 0 0 0,0-1 0 0 0,0 1 0 0 0,-1 0 0 0 0,1 0 0 0 0,0 0 0 0 0,-1 0 0 0 0,1 1 0 0 0,-1-1 0 0 0,0 0 0 0 0,1 1 0 0 0,-1-1 0 0 0,0 1 0 0 0,1-1 0 0 0,-1 1 0 0 0,0-1 0 0 0,0 1 0 0 0,-1 0 0 0 0,2 3 0 0 0,6 10 65 0 0,-2 1 1 0 0,0 0-1 0 0,0 0 0 0 0,-2 1 1 0 0,0 0-1 0 0,-1 0 0 0 0,0 0 1 0 0,-1 28-1 0 0,0-36-671 0 0,2-8-225 0 0,7-12-2672 0 0,-7 5-4181 0 0</inkml:trace>
  <inkml:trace contextRef="#ctx0" brushRef="#br0" timeOffset="414.21">410 248 7543 0 0,'-1'4'556'0'0,"0"-1"0"0"0,0 0 0 0 0,0 1 0 0 0,-1-1-1 0 0,0 0 1 0 0,-3 6 0 0 0,-5 10 3944 0 0,6-10-3787 0 0,1 0 0 0 0,1 1 0 0 0,-1 0 0 0 0,2-1 0 0 0,-1 1 1 0 0,1 0-1 0 0,1-1 0 0 0,0 1 0 0 0,1 13 0 0 0,0-20-682 0 0,-1 1 1 0 0,1-1-1 0 0,-1 0 1 0 0,1 0-1 0 0,0 0 1 0 0,0 0-1 0 0,1 0 1 0 0,-1 0-1 0 0,1 0 0 0 0,-1 0 1 0 0,1-1-1 0 0,0 1 1 0 0,0 0-1 0 0,0-1 1 0 0,0 0-1 0 0,0 1 0 0 0,1-1 1 0 0,-1 0-1 0 0,1 0 1 0 0,0 0-1 0 0,-1-1 1 0 0,1 1-1 0 0,0-1 1 0 0,0 1-1 0 0,0-1 0 0 0,0 0 1 0 0,0 0-1 0 0,0 0 1 0 0,0-1-1 0 0,1 1 1 0 0,4 0-1 0 0,-3-1-11 0 0,0 0-1 0 0,1-1 0 0 0,-1 1 1 0 0,0-1-1 0 0,0 0 1 0 0,0-1-1 0 0,0 1 1 0 0,0-1-1 0 0,0 0 0 0 0,0 0 1 0 0,-1 0-1 0 0,1-1 1 0 0,-1 1-1 0 0,0-1 1 0 0,1-1-1 0 0,-1 1 0 0 0,0 0 1 0 0,-1-1-1 0 0,1 0 1 0 0,5-7-1 0 0,1-3 53 0 0,0-1 0 0 0,-1 0 0 0 0,0 0 0 0 0,11-31 0 0 0,-17 40-84 0 0,-1-1 0 0 0,0 0-1 0 0,0 0 1 0 0,-1 0 0 0 0,0 0 0 0 0,0 0 0 0 0,0 0-1 0 0,-1 0 1 0 0,0 0 0 0 0,-2-10 0 0 0,2 15 6 0 0,-1 0-1 0 0,1 0 1 0 0,-1 0 0 0 0,1 0-1 0 0,-1 0 1 0 0,0 0 0 0 0,0 1 0 0 0,0-1-1 0 0,0 0 1 0 0,0 1 0 0 0,0-1 0 0 0,-1 0-1 0 0,1 1 1 0 0,0 0 0 0 0,-1-1 0 0 0,-2-1-1 0 0,2 2 3 0 0,0 0-1 0 0,-1 0 1 0 0,1 0-1 0 0,0 1 0 0 0,-1-1 1 0 0,1 1-1 0 0,-1-1 1 0 0,1 1-1 0 0,0 0 1 0 0,-1 0-1 0 0,1 0 0 0 0,-1 0 1 0 0,1 0-1 0 0,-1 1 1 0 0,1-1-1 0 0,-5 2 0 0 0,-13 5-171 0 0,1 1-1 0 0,0 1 1 0 0,1 0-1 0 0,0 1 1 0 0,-20 15-1 0 0,23-15 3 0 0,13-9 150 0 0,1 1 1 0 0,-1-1-1 0 0,1 0 0 0 0,-1 0 0 0 0,1 1 0 0 0,0-1 1 0 0,0 1-1 0 0,-1-1 0 0 0,1 1 0 0 0,0-1 0 0 0,0 1 0 0 0,0 0 1 0 0,1-1-1 0 0,-1 1 0 0 0,0 0 0 0 0,1 0 0 0 0,-1 0 1 0 0,1 0-1 0 0,0-1 0 0 0,-1 1 0 0 0,1 0 0 0 0,0 0 1 0 0,0 0-1 0 0,0 0 0 0 0,1 3 0 0 0,-1-4-4 0 0,1 1 0 0 0,-1-1 1 0 0,1 0-1 0 0,-1 1 0 0 0,1-1 0 0 0,0 0 0 0 0,-1 0 0 0 0,1 1 0 0 0,0-1 0 0 0,0 0 1 0 0,0 0-1 0 0,0 0 0 0 0,0 0 0 0 0,0 0 0 0 0,0 0 0 0 0,0-1 0 0 0,1 1 0 0 0,-1 0 0 0 0,0 0 1 0 0,0-1-1 0 0,1 1 0 0 0,-1-1 0 0 0,0 1 0 0 0,1-1 0 0 0,-1 0 0 0 0,0 1 0 0 0,1-1 1 0 0,-1 0-1 0 0,1 0 0 0 0,-1 0 0 0 0,1 0 0 0 0,-1 0 0 0 0,0 0 0 0 0,1-1 0 0 0,1 1 1 0 0,3-2-327 0 0,0 1 0 0 0,1-1 0 0 0,-1 0 1 0 0,10-5-1 0 0,10-7-4558 0 0,-24 13 4163 0 0,19-11-5391 0 0</inkml:trace>
  <inkml:trace contextRef="#ctx0" brushRef="#br0" timeOffset="1025.01">824 245 5983 0 0,'-5'48'3990'0'0,"1"-6"4093"0"0,-2-13-5754 0 0,4-20-1727 0 0,-12 50 1024 0 0,13-56-1574 0 0,1 1-1 0 0,-1 0 1 0 0,1 0 0 0 0,0 0 0 0 0,0 0 0 0 0,0-1 0 0 0,0 1 0 0 0,1 0 0 0 0,0 0 0 0 0,0-1-1 0 0,0 1 1 0 0,2 5 0 0 0,-3-9-44 0 0,0 1 0 0 0,1-1 0 0 0,-1 0 0 0 0,0 1 0 0 0,1-1 0 0 0,-1 1 0 0 0,0-1 0 0 0,1 0 0 0 0,-1 1 0 0 0,0-1 0 0 0,1 0 0 0 0,-1 0 0 0 0,1 1 0 0 0,-1-1 0 0 0,0 0 0 0 0,1 0 0 0 0,-1 1 0 0 0,1-1 0 0 0,-1 0 0 0 0,1 0 0 0 0,-1 0 0 0 0,1 0 0 0 0,-1 0 0 0 0,1 0 0 0 0,-1 0 0 0 0,1 0 0 0 0,0 0 0 0 0,15-8 169 0 0,12-20 40 0 0,-25 25-194 0 0,21-27 84 0 0,39-62-1 0 0,-42 60-101 0 0,-16 25 12 0 0,-1 1-1 0 0,1 0 1 0 0,1-1 0 0 0,-1 2 0 0 0,1-1-1 0 0,12-9 1 0 0,-18 15-8 0 0,1 0 1 0 0,0 0-1 0 0,-1-1 0 0 0,1 1 0 0 0,-1 0 0 0 0,1 0 1 0 0,0 0-1 0 0,-1 0 0 0 0,1 0 0 0 0,-1 0 1 0 0,1 0-1 0 0,-1 0 0 0 0,1 0 0 0 0,0 0 0 0 0,-1 1 1 0 0,1-1-1 0 0,-1 0 0 0 0,1 0 0 0 0,-1 0 0 0 0,1 1 1 0 0,-1-1-1 0 0,1 0 0 0 0,-1 1 0 0 0,1-1 1 0 0,-1 0-1 0 0,1 1 0 0 0,-1-1 0 0 0,1 1 0 0 0,-1-1 1 0 0,0 1-1 0 0,1-1 0 0 0,-1 1 0 0 0,0-1 1 0 0,1 1-1 0 0,-1-1 0 0 0,0 1 0 0 0,0-1 0 0 0,1 1 1 0 0,-1-1-1 0 0,0 1 0 0 0,0 0 0 0 0,0-1 1 0 0,0 1-1 0 0,0-1 0 0 0,0 2 0 0 0,5 30 378 0 0,-5-30-350 0 0,-2 66 219 0 0,1-56-194 0 0,0 0 0 0 0,0 0 0 0 0,2 1 0 0 0,-1-1 0 0 0,2 0 0 0 0,-1 0 0 0 0,7 22 0 0 0,-8-34-62 0 0,0 1 0 0 0,0-1 0 0 0,0 1 0 0 0,1-1 0 0 0,-1 1 0 0 0,0 0 0 0 0,0-1 0 0 0,1 1 0 0 0,-1-1 0 0 0,0 1 0 0 0,0-1 0 0 0,1 0 0 0 0,-1 1 0 0 0,0-1 0 0 0,1 1 0 0 0,-1-1 0 0 0,1 0 0 0 0,-1 1 0 0 0,1-1 0 0 0,-1 0 0 0 0,1 1 0 0 0,-1-1 0 0 0,1 0 0 0 0,-1 0 0 0 0,1 1 0 0 0,-1-1 0 0 0,1 0 0 0 0,-1 0 0 0 0,1 0 0 0 0,0 0 0 0 0,0 0 0 0 0,0-1 0 0 0,0 1 0 0 0,-1-1 0 0 0,1 1 0 0 0,0-1 0 0 0,0 1 0 0 0,-1-1 0 0 0,1 1 0 0 0,0-1 0 0 0,-1 0 0 0 0,1 1 0 0 0,-1-1 0 0 0,1 0 0 0 0,0-1 0 0 0,15-31 0 0 0,-7 7 0 0 0,0 0 0 0 0,14-29 0 0 0,-20 49 0 0 0,1-1 0 0 0,-1 1 0 0 0,1 0 0 0 0,0 0 0 0 0,1 1 0 0 0,0-1 0 0 0,-1 1 0 0 0,2 0 0 0 0,8-7 0 0 0,-10 9 52 0 0,-1 1 0 0 0,1 1-1 0 0,-1-1 1 0 0,1 1 0 0 0,0-1 0 0 0,0 1 0 0 0,0 0-1 0 0,0 0 1 0 0,-1 1 0 0 0,1-1 0 0 0,0 1 0 0 0,0 0-1 0 0,7 0 1 0 0,-10 1-28 0 0,1-1 0 0 0,0 0 0 0 0,0 0 0 0 0,-1 1 0 0 0,1-1 0 0 0,0 1 0 0 0,0 0 0 0 0,-1-1 0 0 0,1 1 0 0 0,-1 0 0 0 0,1 0 0 0 0,-1 0 0 0 0,1 0 0 0 0,-1 0 0 0 0,0 1 0 0 0,1-1 0 0 0,-1 0 0 0 0,0 1-1 0 0,0-1 1 0 0,0 0 0 0 0,0 1 0 0 0,0 0 0 0 0,0-1 0 0 0,0 1 0 0 0,-1-1 0 0 0,1 1 0 0 0,0 0 0 0 0,-1 0 0 0 0,0-1 0 0 0,1 1 0 0 0,-1 3 0 0 0,2 76 326 0 0,-3-58-584 0 0,2 1 0 0 0,0-1 0 0 0,6 27 1 0 0,-7-49 184 0 0,0-1 0 0 0,0 0 1 0 0,0 1-1 0 0,0-1 0 0 0,0 0 1 0 0,0 1-1 0 0,0-1 0 0 0,0 0 0 0 0,0 1 1 0 0,0-1-1 0 0,1 0 0 0 0,-1 1 1 0 0,0-1-1 0 0,0 0 0 0 0,0 1 1 0 0,1-1-1 0 0,-1 0 0 0 0,0 0 0 0 0,0 1 1 0 0,0-1-1 0 0,1 0 0 0 0,-1 0 1 0 0,0 1-1 0 0,1-1 0 0 0,-1 0 0 0 0,0 0 1 0 0,1 0-1 0 0,-1 0 0 0 0,0 1 1 0 0,1-1-1 0 0,-1 0 0 0 0,0 0 1 0 0,1 0-1 0 0,-1 0 0 0 0,0 0 0 0 0,1 0 1 0 0,13-9-1312 0 0,13-27-682 0 0,-24 31 1617 0 0,30-47-3341 0 0,-14 23-2714 0 0</inkml:trace>
  <inkml:trace contextRef="#ctx0" brushRef="#br0" timeOffset="1788">1474 250 5903 0 0,'2'-7'1138'0'0,"-5"8"358"0"0,-9 12 2070 0 0,-14 26 2356 0 0,22-29-5508 0 0,0 0 1 0 0,1 1 0 0 0,0 0-1 0 0,0-1 1 0 0,1 1 0 0 0,1 0-1 0 0,0 0 1 0 0,1 0-1 0 0,0 0 1 0 0,0 0 0 0 0,3 13-1 0 0,-3-22-388 0 0,0 0 0 0 0,0 0 0 0 0,0 0 0 0 0,1-1 0 0 0,-1 1 0 0 0,1 0 0 0 0,-1 0 0 0 0,1 0 0 0 0,0-1 0 0 0,0 1 0 0 0,-1 0 0 0 0,1 0 0 0 0,0-1 0 0 0,1 1 0 0 0,-1-1 0 0 0,0 1 0 0 0,0-1-1 0 0,1 0 1 0 0,-1 1 0 0 0,1-1 0 0 0,-1 0 0 0 0,1 0 0 0 0,-1 0 0 0 0,1 0 0 0 0,0 0 0 0 0,-1 0 0 0 0,1-1 0 0 0,0 1 0 0 0,0 0 0 0 0,0-1 0 0 0,-1 0 0 0 0,1 1 0 0 0,0-1 0 0 0,0 0-1 0 0,0 0 1 0 0,0 0 0 0 0,0 0 0 0 0,0 0 0 0 0,0 0 0 0 0,-1-1 0 0 0,1 1 0 0 0,0-1 0 0 0,2 0 0 0 0,1-1-8 0 0,0 0 0 0 0,0 0 1 0 0,0 0-1 0 0,-1-1 0 0 0,1 0 0 0 0,-1 0 1 0 0,0 0-1 0 0,0 0 0 0 0,0-1 0 0 0,0 1 1 0 0,-1-1-1 0 0,1 0 0 0 0,-1 0 0 0 0,0-1 1 0 0,3-5-1 0 0,1-5 11 0 0,10-32 0 0 0,-15 43-30 0 0,-1-1 1 0 0,0 1 0 0 0,0 0-1 0 0,-1-1 1 0 0,1 1 0 0 0,-1-1-1 0 0,0 1 1 0 0,0 0 0 0 0,0-1-1 0 0,-1 1 1 0 0,0-1 0 0 0,0 1-1 0 0,-1-5 1 0 0,1 8-7 0 0,1 0 0 0 0,-1 0 0 0 0,0 0 0 0 0,0 0 0 0 0,0 0 0 0 0,0 0 0 0 0,0 0 0 0 0,0 0 0 0 0,0 0 0 0 0,-1 0 0 0 0,1 0 0 0 0,0 1 0 0 0,0-1 0 0 0,-1 0 0 0 0,1 1 0 0 0,0-1 0 0 0,-1 1 0 0 0,1 0 0 0 0,-1-1 0 0 0,1 1 0 0 0,0 0 0 0 0,-1 0 0 0 0,1 0 0 0 0,-3 0-1 0 0,-44 6-267 0 0,17-1 94 0 0,6-2 78 0 0,23-2 74 0 0,15-3 25 0 0,4-2 35 0 0,-1 0 0 0 0,1-2 0 0 0,-1 0 0 0 0,-1 0 0 0 0,20-12 0 0 0,-20 10 95 0 0,1 0 0 0 0,0 1 0 0 0,0 1 0 0 0,34-8 0 0 0,-50 13-123 0 0,1 1 1 0 0,0 0-1 0 0,-1 0 0 0 0,1 0 0 0 0,0 0 0 0 0,0 0 1 0 0,-1 0-1 0 0,1 0 0 0 0,0 0 0 0 0,-1 0 0 0 0,1 0 1 0 0,0 0-1 0 0,0 1 0 0 0,-1-1 0 0 0,1 0 0 0 0,0 0 1 0 0,-1 1-1 0 0,1-1 0 0 0,0 0 0 0 0,-1 1 0 0 0,1-1 1 0 0,-1 1-1 0 0,1-1 0 0 0,-1 1 0 0 0,1-1 0 0 0,-1 1 1 0 0,1-1-1 0 0,-1 1 0 0 0,1-1 0 0 0,-1 1 0 0 0,0 0 1 0 0,1-1-1 0 0,-1 1 0 0 0,0 0 0 0 0,0-1 1 0 0,1 1-1 0 0,-1 0 0 0 0,0 0 0 0 0,0-1 0 0 0,0 1 1 0 0,0 0-1 0 0,0-1 0 0 0,0 1 0 0 0,0 0 0 0 0,0 1 1 0 0,-1 5 28 0 0,1 1 0 0 0,-1-1 0 0 0,-5 14 0 0 0,2-3 76 0 0,4-13 78 0 0,-1 1 1 0 0,1-1-1 0 0,0 0 1 0 0,1 0-1 0 0,-1 0 0 0 0,1 0 1 0 0,0 0-1 0 0,0-1 1 0 0,0 1-1 0 0,1 0 0 0 0,2 6 1 0 0,-1-7-240 0 0,-1 0 0 0 0,1 0 0 0 0,0 0 1 0 0,0 0-1 0 0,0 0 0 0 0,0-1 0 0 0,1 1 0 0 0,-1-1 1 0 0,1 0-1 0 0,0 0 0 0 0,0-1 0 0 0,0 1 1 0 0,0-1-1 0 0,1 0 0 0 0,-1 0 0 0 0,0 0 1 0 0,1 0-1 0 0,0-1 0 0 0,-1 0 0 0 0,1 0 0 0 0,0 0 1 0 0,0-1-1 0 0,-1 1 0 0 0,1-1 0 0 0,0 0 1 0 0,0-1-1 0 0,0 1 0 0 0,-1-1 0 0 0,7-1 0 0 0,2-1 89 0 0,0-1-1 0 0,-1-1 0 0 0,1 0 1 0 0,-1 0-1 0 0,0-2 0 0 0,0 1 0 0 0,-1-1 1 0 0,16-13-1 0 0,-20 15-16 0 0,-1-1 0 0 0,0 0-1 0 0,0 0 1 0 0,0 0 0 0 0,-1-1 0 0 0,0 0 0 0 0,0 0 0 0 0,0 0-1 0 0,-1 0 1 0 0,0-1 0 0 0,-1 0 0 0 0,0 0 0 0 0,0 0 0 0 0,3-14-1 0 0,-6 21-17 0 0,0-1-1 0 0,0 1 1 0 0,1 0-1 0 0,-1-1 1 0 0,0 1-1 0 0,0 0 1 0 0,0-1-1 0 0,0 1 1 0 0,0 0-1 0 0,-1-1 1 0 0,1 1-1 0 0,0 0 1 0 0,-1-1-1 0 0,1 1 1 0 0,-1 0-1 0 0,1-1 1 0 0,-1 1-1 0 0,0 0 1 0 0,0-2-1 0 0,0 3 1 0 0,0-1-1 0 0,0 0 0 0 0,0 1 0 0 0,0-1 0 0 0,0 1 0 0 0,0 0 0 0 0,0-1 0 0 0,0 1 0 0 0,0 0 0 0 0,0-1 0 0 0,0 1 0 0 0,0 0 0 0 0,0 0 1 0 0,0 0-1 0 0,0 0 0 0 0,0 0 0 0 0,0 0 0 0 0,0 0 0 0 0,-1 1 0 0 0,-3 0 0 0 0,0 0 0 0 0,0 1 0 0 0,0 0 0 0 0,1 0 0 0 0,-1 0-1 0 0,1 1 1 0 0,-1-1 0 0 0,-6 6 0 0 0,6-3 2 0 0,0 1 0 0 0,0-1 0 0 0,0 1 0 0 0,0 0 0 0 0,1 0 0 0 0,0 0 0 0 0,1 1 0 0 0,-1-1 0 0 0,1 1 0 0 0,0 0 0 0 0,1 0 0 0 0,0 0 0 0 0,0 0 0 0 0,0 1 0 0 0,1-1 0 0 0,0 0 0 0 0,0 1 0 0 0,1 13 0 0 0,1-16 2 0 0,-1 0 1 0 0,1 0 0 0 0,0 0 0 0 0,0 0-1 0 0,0 0 1 0 0,1-1 0 0 0,-1 1 0 0 0,1-1-1 0 0,0 1 1 0 0,1-1 0 0 0,-1 0 0 0 0,1 1-1 0 0,0-1 1 0 0,0-1 0 0 0,0 1 0 0 0,0 0-1 0 0,1-1 1 0 0,0 1 0 0 0,-1-1 0 0 0,1 0-1 0 0,0-1 1 0 0,1 1 0 0 0,-1-1 0 0 0,0 1-1 0 0,1-1 1 0 0,-1 0 0 0 0,1-1 0 0 0,0 1-1 0 0,6 0 1 0 0,-5-1-52 0 0,1 0 0 0 0,-1-1 0 0 0,0 1 0 0 0,1-1 1 0 0,-1-1-1 0 0,0 0 0 0 0,1 1 0 0 0,-1-2 0 0 0,0 1 0 0 0,8-4 0 0 0,36-16-4111 0 0,-39 15-3700 0 0</inkml:trace>
  <inkml:trace contextRef="#ctx0" brushRef="#br0" timeOffset="2170.8">2444 1 6447 0 0,'1'0'377'0'0,"0"1"-1"0"0,0 0 0 0 0,0-1 0 0 0,0 1 1 0 0,1 0-1 0 0,-1-1 0 0 0,0 1 0 0 0,0 0 0 0 0,0 0 1 0 0,0 0-1 0 0,-1 0 0 0 0,1 0 0 0 0,0 0 1 0 0,0 0-1 0 0,-1 0 0 0 0,1 1 0 0 0,0-1 1 0 0,-1 0-1 0 0,1 0 0 0 0,-1 0 0 0 0,1 3 1 0 0,7 28 6337 0 0,-8-10-5747 0 0,0 1 0 0 0,-2 0-1 0 0,-6 27 1 0 0,-3 39 102 0 0,11-84-1066 0 0,-2 30-141 0 0,2 1 1 0 0,1-1-1 0 0,1 0 0 0 0,10 46 1 0 0,-1-52-740 0 0,-2-19-73 0 0,-8-10 895 0 0,-1 0-1 0 0,0 0 1 0 0,1 0-1 0 0,-1 0 1 0 0,0 0-1 0 0,0 0 1 0 0,1 0 0 0 0,-1 0-1 0 0,0 0 1 0 0,1 0-1 0 0,-1 0 1 0 0,0 0 0 0 0,1 0-1 0 0,-1 0 1 0 0,0 0-1 0 0,0-1 1 0 0,1 1 0 0 0,-1 0-1 0 0,0 0 1 0 0,0 0-1 0 0,1 0 1 0 0,-1-1 0 0 0,0 1-1 0 0,0 0 1 0 0,1 0-1 0 0,-1 0 1 0 0,0-1 0 0 0,0 1-1 0 0,0 0 1 0 0,1 0-1 0 0,-1-1 1 0 0,0 1 0 0 0,0 0-1 0 0,0 0 1 0 0,0-1-1 0 0,3-5-1045 0 0</inkml:trace>
  <inkml:trace contextRef="#ctx0" brushRef="#br0" timeOffset="2571.92">2328 265 1375 0 0,'-11'9'-568'0'0,"-3"8"8197"0"0,13-16-7266 0 0,1-1-1 0 0,0 1 1 0 0,0 0-1 0 0,-1-1 0 0 0,1 1 1 0 0,0-1-1 0 0,0 1 1 0 0,0 0-1 0 0,0-1 1 0 0,0 1-1 0 0,0-1 1 0 0,0 1-1 0 0,0 0 1 0 0,0-1-1 0 0,0 1 1 0 0,0 0-1 0 0,0-1 0 0 0,0 1 1 0 0,1-1-1 0 0,-1 1 1 0 0,0 0-1 0 0,1 0-145 0 0,0 0 0 0 0,0 0 0 0 0,0 0 0 0 0,-1-1 0 0 0,1 1 0 0 0,0 0 0 0 0,0-1-1 0 0,0 1 1 0 0,0-1 0 0 0,0 1 0 0 0,0-1 0 0 0,0 1 0 0 0,1-1 0 0 0,-1 0 0 0 0,2 1 0 0 0,47 6 2466 0 0,-47-7-2083 0 0,11-2-394 0 0,42-7-41 0 0,-42 7-5 0 0,-2-3-27 0 0,-5 3-125 0 0,15-7-24 0 0,0-1 0 0 0,33-20 0 0 0,-31 14-954 0 0,0-1-1 0 0,38-38 1 0 0,-49 40-588 0 0</inkml:trace>
  <inkml:trace contextRef="#ctx0" brushRef="#br0" timeOffset="2994.6">2710 41 455 0 0,'-10'45'8936'0'0,"-3"45"-474"0"0,4 1-4776 0 0,5-43-2855 0 0,3-37-721 0 0,-3 42 412 0 0,4-49-494 0 0,0 0 0 0 0,1-1 0 0 0,-1 1 0 0 0,0-1 0 0 0,1 1 0 0 0,0 0 0 0 0,0-1 0 0 0,0 0 0 0 0,0 1 0 0 0,1-1 0 0 0,2 5 0 0 0,-4-7-24 0 0,1-1 0 0 0,-1 1 0 0 0,1 0 0 0 0,0 0 0 0 0,-1-1 0 0 0,1 1 1 0 0,0 0-1 0 0,0-1 0 0 0,-1 1 0 0 0,1-1 0 0 0,0 1 0 0 0,0-1 0 0 0,0 0 0 0 0,0 1 0 0 0,-1-1 0 0 0,1 0 1 0 0,0 1-1 0 0,0-1 0 0 0,0 0 0 0 0,0 0 0 0 0,0 0 0 0 0,0 0 0 0 0,0 0 0 0 0,0 0 0 0 0,0 0 1 0 0,1 0-1 0 0,1-1-3 0 0,-1 0 1 0 0,0 0-1 0 0,1 0 1 0 0,-1-1 0 0 0,0 1-1 0 0,1 0 1 0 0,-1-1-1 0 0,0 0 1 0 0,3-3 0 0 0,2-2 11 0 0,0-1 1 0 0,-1 0 0 0 0,11-18-1 0 0,0-4 0 0 0,25-42 37 0 0,-36 64 35 0 0,-1 1 0 0 0,1 0-1 0 0,0 1 1 0 0,0-1 0 0 0,1 1-1 0 0,14-11 1 0 0,-20 16-51 0 0,0 1 0 0 0,0-1-1 0 0,1 0 1 0 0,-1 0 0 0 0,0 1 0 0 0,1-1 0 0 0,-1 0-1 0 0,0 1 1 0 0,1 0 0 0 0,-1-1 0 0 0,1 1-1 0 0,-1 0 1 0 0,1-1 0 0 0,-1 1 0 0 0,1 0 0 0 0,-1 0-1 0 0,1 0 1 0 0,-1 1 0 0 0,1-1 0 0 0,-1 0 0 0 0,1 0-1 0 0,1 1 1 0 0,-2 1-12 0 0,1-1-1 0 0,-1 0 1 0 0,1 0 0 0 0,-1 0 0 0 0,1 1-1 0 0,-1-1 1 0 0,0 0 0 0 0,0 1-1 0 0,0 0 1 0 0,0-1 0 0 0,0 1 0 0 0,0-1-1 0 0,0 1 1 0 0,0 0 0 0 0,0 2-1 0 0,2 5 16 0 0,-1 1 1 0 0,0 0-1 0 0,-1 0 0 0 0,0 0 0 0 0,0 12 0 0 0,-2 5-2 0 0,0-7-20 0 0,3 30 1 0 0,-2-46-122 0 0,0 0 0 0 0,1 0-1 0 0,0 0 1 0 0,0 0 0 0 0,0 0 0 0 0,0 0 0 0 0,1 0 0 0 0,-1 0 0 0 0,1 0-1 0 0,0-1 1 0 0,0 1 0 0 0,1-1 0 0 0,2 4 0 0 0,-3-5-175 0 0,-1-1 0 0 0,1 0 0 0 0,-1 0 0 0 0,1 0-1 0 0,-1 0 1 0 0,1-1 0 0 0,0 1 0 0 0,0 0 0 0 0,3 0 0 0 0,3 1-7419 0 0</inkml:trace>
  <inkml:trace contextRef="#ctx0" brushRef="#br0" timeOffset="3368.05">3281 232 11975 0 0,'-41'-3'6530'0'0,"31"2"-5666"0"0,0 0 0 0 0,0 1 0 0 0,-15 0 0 0 0,21 1-826 0 0,0 0-1 0 0,0 0 0 0 0,0 0 1 0 0,0 0-1 0 0,0 0 1 0 0,1 1-1 0 0,-1 0 0 0 0,0 0 1 0 0,1 0-1 0 0,-1 0 0 0 0,1 0 1 0 0,-4 4-1 0 0,-3 4 17 0 0,1 0 0 0 0,0 1-1 0 0,1 0 1 0 0,0 1 0 0 0,1-1-1 0 0,0 1 1 0 0,1 1 0 0 0,0-1 0 0 0,1 1-1 0 0,1 0 1 0 0,0 1 0 0 0,0-1-1 0 0,-2 22 1 0 0,6-32-34 0 0,-1 0-1 0 0,1 0 1 0 0,0-1-1 0 0,0 1 1 0 0,1 0-1 0 0,-1 0 1 0 0,0-1-1 0 0,1 1 1 0 0,0 0-1 0 0,0-1 1 0 0,0 1-1 0 0,0 0 1 0 0,0-1-1 0 0,0 1 1 0 0,0-1-1 0 0,1 0 1 0 0,0 1-1 0 0,-1-1 1 0 0,3 2-1 0 0,-2-2-2 0 0,-1-1 0 0 0,1 0 0 0 0,0 0 0 0 0,0 0 0 0 0,-1 0 0 0 0,1 0 0 0 0,0 0 0 0 0,0 0 0 0 0,0 0 0 0 0,0-1 0 0 0,0 1 0 0 0,1-1 0 0 0,-1 0 0 0 0,0 1 0 0 0,0-1 0 0 0,0 0 0 0 0,0 0 0 0 0,0-1 0 0 0,0 1 0 0 0,1 0 0 0 0,-1-1 0 0 0,0 1 0 0 0,0-1 0 0 0,0 1 0 0 0,2-2 0 0 0,8-4-4 0 0,0 0 0 0 0,0-1 0 0 0,-1 0 0 0 0,0 0 0 0 0,0-2 1 0 0,-1 1-1 0 0,0-1 0 0 0,0-1 0 0 0,8-10 0 0 0,-3 1-12 0 0,0-1 0 0 0,-1-1 0 0 0,-2 0 0 0 0,11-23 0 0 0,-19 22 15 0 0,-6 20 97 0 0,-4 12 134 0 0,2 4-192 0 0,0 1 1 0 0,0-1-1 0 0,2 1 0 0 0,0 0 0 0 0,1 0 0 0 0,0 0 1 0 0,1 0-1 0 0,0 0 0 0 0,6 27 0 0 0,2-21 523 0 0,0-12-1842 0 0,1-5-5994 0 0</inkml:trace>
  <inkml:trace contextRef="#ctx0" brushRef="#br0" timeOffset="3761.48">3485 302 10591 0 0,'-3'12'933'0'0,"1"0"0"0"0,0-1-1 0 0,1 1 1 0 0,0 0 0 0 0,1 0-1 0 0,0 0 1 0 0,1 0 0 0 0,1 0-1 0 0,2 12 1 0 0,0-23 291 0 0,3-7-738 0 0,6-11-142 0 0,-12 17-269 0 0,15-24 78 0 0,1 2-1 0 0,23-25 1 0 0,-34 41-77 0 0,0 1 1 0 0,0 0 0 0 0,0 0-1 0 0,0 0 1 0 0,1 1 0 0 0,0 0-1 0 0,-1 0 1 0 0,2 0 0 0 0,-1 1-1 0 0,0 0 1 0 0,1 1 0 0 0,-1 0-1 0 0,9-2 1 0 0,-13 4-20 0 0,-1 0 0 0 0,1-1 1 0 0,-1 1-1 0 0,1 0 0 0 0,-1 1 1 0 0,1-1-1 0 0,-1 0 0 0 0,1 1 1 0 0,-1-1-1 0 0,1 1 0 0 0,-1 0 1 0 0,1 0-1 0 0,-1 0 0 0 0,0 0 1 0 0,1 0-1 0 0,-1 1 0 0 0,0-1 1 0 0,3 3-1 0 0,-2-1 13 0 0,0 1-1 0 0,0-1 0 0 0,-1 1 1 0 0,1-1-1 0 0,-1 1 1 0 0,0 0-1 0 0,0 0 1 0 0,0-1-1 0 0,-1 2 0 0 0,2 4 1 0 0,0 5 74 0 0,0 1-1 0 0,-1 0 1 0 0,0 0-1 0 0,-1 0 1 0 0,-2 20-1 0 0,-5 11-128 0 0,4-36-65 0 0,0 0 0 0 0,1 0 0 0 0,0 1 0 0 0,0-1 0 0 0,1 0 1 0 0,2 13-1 0 0,-2-22 13 0 0,1 0-1 0 0,-1 0 1 0 0,0 0 0 0 0,0 0 0 0 0,1-1-1 0 0,-1 1 1 0 0,0 0 0 0 0,1 0 0 0 0,-1-1 0 0 0,1 1-1 0 0,-1 0 1 0 0,1 0 0 0 0,-1-1 0 0 0,1 1-1 0 0,-1 0 1 0 0,1-1 0 0 0,0 1 0 0 0,-1-1-1 0 0,1 1 1 0 0,0-1 0 0 0,0 1 0 0 0,-1-1 0 0 0,1 0-1 0 0,1 1 1 0 0,6 1-559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0:02.730"/>
    </inkml:context>
    <inkml:brush xml:id="br0">
      <inkml:brushProperty name="width" value="0.025" units="cm"/>
      <inkml:brushProperty name="height" value="0.025" units="cm"/>
      <inkml:brushProperty name="color" value="#5B2D90"/>
    </inkml:brush>
  </inkml:definitions>
  <inkml:trace contextRef="#ctx0" brushRef="#br0">396 415 8751 0 0,'-22'6'4199'0'0,"-43"7"0"0"0,50-12-3659 0 0,1 2 0 0 0,-1-1 0 0 0,1 2 0 0 0,0 0 0 0 0,0 1 0 0 0,1 0 0 0 0,-20 11 0 0 0,12-3-120 0 0,1 2 0 0 0,-36 32 0 0 0,46-37-319 0 0,0 1 1 0 0,1-1 0 0 0,0 2-1 0 0,1-1 1 0 0,0 1 0 0 0,-9 21-1 0 0,15-30-76 0 0,1 0-1 0 0,0 1 0 0 0,0-1 0 0 0,0 0 0 0 0,0 1 0 0 0,0-1 0 0 0,1 1 0 0 0,-1 4 0 0 0,1-7-20 0 0,1 0 1 0 0,-1 0-1 0 0,0 0 0 0 0,0 0 1 0 0,0-1-1 0 0,1 1 1 0 0,-1 0-1 0 0,0 0 0 0 0,1 0 1 0 0,-1 0-1 0 0,1 0 1 0 0,-1-1-1 0 0,1 1 0 0 0,-1 0 1 0 0,1 0-1 0 0,-1-1 1 0 0,1 1-1 0 0,0-1 0 0 0,0 1 1 0 0,-1 0-1 0 0,1-1 1 0 0,0 1-1 0 0,0-1 0 0 0,-1 1 1 0 0,1-1-1 0 0,0 0 1 0 0,0 1-1 0 0,0-1 0 0 0,0 0 1 0 0,0 0-1 0 0,0 0 1 0 0,0 1-1 0 0,0-1 0 0 0,-1 0 1 0 0,3 0-1 0 0,88 1-4 0 0,39-6 53 0 0,-85 2 22 0 0,36 2 1 0 0,-78 1-67 0 0,0-1 1 0 0,0 1-1 0 0,-1 0 1 0 0,1 0-1 0 0,0 1 0 0 0,0-1 1 0 0,-1 1-1 0 0,1-1 0 0 0,0 1 1 0 0,-1 0-1 0 0,1 0 0 0 0,-1 0 1 0 0,1 0-1 0 0,-1 0 0 0 0,1 1 1 0 0,-1-1-1 0 0,4 4 0 0 0,-5-4 4 0 0,0 1-1 0 0,-1-1 0 0 0,1 0 0 0 0,-1 1 0 0 0,1-1 0 0 0,-1 1 0 0 0,1-1 0 0 0,-1 1 1 0 0,0-1-1 0 0,0 1 0 0 0,1-1 0 0 0,-1 1 0 0 0,0-1 0 0 0,-1 1 0 0 0,1-1 0 0 0,0 1 1 0 0,0-1-1 0 0,-1 1 0 0 0,1-1 0 0 0,-1 1 0 0 0,1-1 0 0 0,-2 2 0 0 0,-2 7 28 0 0,-1-1-1 0 0,-1 0 1 0 0,0-1-1 0 0,0 1 1 0 0,-1-1 0 0 0,-9 9-1 0 0,5-6-42 0 0,0 0 0 0 0,-1-1 0 0 0,-1-1 1 0 0,0 0-1 0 0,0 0 0 0 0,0-1 0 0 0,-1-1 0 0 0,0 0 0 0 0,-1-1 0 0 0,1-1 0 0 0,-22 5 0 0 0,36-12-571 0 0,7-4 206 0 0,11-8-431 0 0,-18 14 727 0 0,62-42-4793 0 0,-43 28-1814 0 0</inkml:trace>
  <inkml:trace contextRef="#ctx0" brushRef="#br0" timeOffset="1461.13">676 413 5695 0 0,'-5'25'1983'0'0,"1"-1"0"0"0,1 1-1 0 0,1 0 1 0 0,1 0-1 0 0,1 0 1 0 0,6 43 0 0 0,3-14-834 0 0,13 87 904 0 0,33 155-1494 0 0,-54-292-559 0 0,0 0 0 0 0,0 0 0 0 0,0 0 0 0 0,1 0 0 0 0,-1-1 0 0 0,1 1 0 0 0,0-1 0 0 0,3 5 0 0 0,-3-29-16 0 0,-10-44-84 0 0,-15-184-26 0 0,21 201 265 0 0,3-1-1 0 0,1 1 1 0 0,10-52-1 0 0,-9 79 105 0 0,12-33 0 0 0,-13 48-172 0 0,0 0 0 0 0,0 1-1 0 0,1-1 1 0 0,0 1 0 0 0,0 0 0 0 0,0 0-1 0 0,0 0 1 0 0,1 0 0 0 0,0 1-1 0 0,7-8 1 0 0,-11 12-62 0 0,1-1-1 0 0,-1 1 1 0 0,1-1 0 0 0,0 1-1 0 0,-1 0 1 0 0,1-1 0 0 0,-1 1-1 0 0,1-1 1 0 0,0 1 0 0 0,-1 0-1 0 0,1-1 1 0 0,0 1 0 0 0,-1 0-1 0 0,1 0 1 0 0,0 0 0 0 0,-1 0-1 0 0,1 0 1 0 0,0-1 0 0 0,0 1-1 0 0,-1 0 1 0 0,1 1-1 0 0,0-1 1 0 0,-1 0 0 0 0,1 0-1 0 0,0 0 1 0 0,0 0 0 0 0,-1 0-1 0 0,1 1 1 0 0,0-1 0 0 0,0 1-3 0 0,0 1 0 0 0,0-1 1 0 0,0 0-1 0 0,0 0 0 0 0,0 0 0 0 0,0 1 1 0 0,-1-1-1 0 0,1 0 0 0 0,0 1 0 0 0,-1-1 1 0 0,0 0-1 0 0,1 1 0 0 0,0 2 1 0 0,0 8-12 0 0,0 0 0 0 0,0 22 0 0 0,-1-27 16 0 0,-5 69-35 0 0,2-47-62 0 0,3 50 1 0 0,0-70 82 0 0,1 0 0 0 0,1 0 0 0 0,-1 0 0 0 0,1-1 0 0 0,1 1 1 0 0,0-1-1 0 0,0 1 0 0 0,1-1 0 0 0,8 15 0 0 0,-10-21 3 0 0,-1 0 1 0 0,0-1-1 0 0,1 1 0 0 0,-1 0 1 0 0,1 0-1 0 0,0-1 0 0 0,0 1 1 0 0,-1-1-1 0 0,1 1 0 0 0,0-1 0 0 0,0 0 1 0 0,0 0-1 0 0,1 0 0 0 0,-1 0 1 0 0,0 0-1 0 0,0 0 0 0 0,0-1 1 0 0,1 1-1 0 0,1 0 0 0 0,1-1-1 0 0,-1 0-1 0 0,0-1 1 0 0,0 1 0 0 0,0-1-1 0 0,0 1 1 0 0,0-1 0 0 0,0 0-1 0 0,-1-1 1 0 0,1 1 0 0 0,4-3-1 0 0,7-4 34 0 0,0-1 0 0 0,-1 0 1 0 0,-1-1-1 0 0,14-13 0 0 0,-27 23-29 0 0,10-10 25 0 0,-1 1 0 0 0,0-1 0 0 0,-1-1 1 0 0,0 0-1 0 0,9-15 0 0 0,26-62 32 0 0,-34 67-31 0 0,9-32 0 0 0,-16 46-28 0 0,-1-1-1 0 0,0 1 1 0 0,1 0 0 0 0,-2-1-1 0 0,1 1 1 0 0,-1 0 0 0 0,-1-1-1 0 0,-1-10 1 0 0,2 17-1 0 0,0 1 1 0 0,0-1-1 0 0,0 1 0 0 0,0-1 1 0 0,0 0-1 0 0,0 1 1 0 0,-1-1-1 0 0,1 1 0 0 0,0-1 1 0 0,0 1-1 0 0,-1-1 0 0 0,1 1 1 0 0,0-1-1 0 0,-1 1 0 0 0,1-1 1 0 0,0 1-1 0 0,-1-1 0 0 0,1 1 1 0 0,-1 0-1 0 0,1-1 0 0 0,-1 1 1 0 0,1 0-1 0 0,-1-1 0 0 0,1 1 1 0 0,-1 0-1 0 0,1 0 0 0 0,-1-1 1 0 0,0 1-1 0 0,0 0 2 0 0,-1 0-1 0 0,1 0 1 0 0,0 0-1 0 0,0 1 1 0 0,0-1 0 0 0,0 0-1 0 0,0 1 1 0 0,0-1-1 0 0,0 1 1 0 0,0-1-1 0 0,0 1 1 0 0,0-1 0 0 0,-2 2-1 0 0,-1 2 4 0 0,1-1 1 0 0,-1 1-1 0 0,0 0 0 0 0,1 0 1 0 0,-5 7-1 0 0,0 6-5 0 0,0 1 0 0 0,2 1 0 0 0,0-1 0 0 0,1 1 0 0 0,-4 32 0 0 0,4-24 0 0 0,3-14 5 0 0,1-1-1 0 0,0 1 1 0 0,1 0-1 0 0,0 0 1 0 0,1-1 0 0 0,5 24-1 0 0,-5-28-1 0 0,1 0-1 0 0,0 0 1 0 0,1 0 0 0 0,0-1-1 0 0,0 1 1 0 0,1-1 0 0 0,-1 0-1 0 0,2 0 1 0 0,-1 0 0 0 0,1-1-1 0 0,10 12 1 0 0,-11-15-2 0 0,0-1 0 0 0,1 1 0 0 0,-1-1 0 0 0,0 1 0 0 0,1-2 0 0 0,0 1 0 0 0,-1 0 0 0 0,1-1 0 0 0,0 0 0 0 0,0 0 0 0 0,0 0 0 0 0,0-1 0 0 0,0 1 0 0 0,0-1 0 0 0,0 0 0 0 0,0-1 0 0 0,0 1 0 0 0,5-2 0 0 0,4-1 6 0 0,0 0 0 0 0,1-1 0 0 0,-1-1 0 0 0,25-12-1 0 0,-20 8 24 0 0,-1-2-1 0 0,0 0 0 0 0,-1-1 0 0 0,-1-1 0 0 0,0-1 0 0 0,26-27 0 0 0,-35 33-3 0 0,0 0 0 0 0,-1 0 0 0 0,0-1 0 0 0,0 0 0 0 0,-1 0 0 0 0,0 0 0 0 0,-1-1 0 0 0,0 0 0 0 0,-1 1 0 0 0,1-1 0 0 0,-2-1 0 0 0,0 1 0 0 0,0 0 0 0 0,-1-1 0 0 0,1-15 0 0 0,-2 24-14 0 0,0 0 0 0 0,0 0 0 0 0,0 0 0 0 0,-1 0 0 0 0,1 1 0 0 0,0-1 0 0 0,-1 0 0 0 0,1 0 0 0 0,-1 0 0 0 0,0 0 0 0 0,1 1 0 0 0,-1-1 0 0 0,0 0 0 0 0,0 1 0 0 0,0-1 0 0 0,0 1 0 0 0,-1-1 0 0 0,1 1 0 0 0,0-1-1 0 0,-1 1 1 0 0,1 0 0 0 0,-1 0 0 0 0,-1-2 0 0 0,1 3 2 0 0,0-1 0 0 0,0 1 0 0 0,1 0 0 0 0,-1-1 0 0 0,0 1 0 0 0,0 0 0 0 0,0 0 0 0 0,0 0 0 0 0,0 0 0 0 0,1 1 0 0 0,-1-1 0 0 0,0 1 0 0 0,0-1 0 0 0,0 1 0 0 0,1-1 0 0 0,-1 1 0 0 0,0 0 0 0 0,0 0 0 0 0,1 0 0 0 0,-1 0 0 0 0,1 0 0 0 0,-1 0 0 0 0,-1 3 0 0 0,-5 2-5 0 0,2 1 1 0 0,-1 1-1 0 0,1-1 1 0 0,0 1-1 0 0,0 1 0 0 0,1-1 1 0 0,1 1-1 0 0,-1-1 1 0 0,1 1-1 0 0,0 0 0 0 0,1 1 1 0 0,-4 18-1 0 0,5-22-41 0 0,1 1 1 0 0,0-1-1 0 0,0 1 0 0 0,1-1 0 0 0,0 1 1 0 0,0-1-1 0 0,0 0 0 0 0,1 1 1 0 0,0-1-1 0 0,0 1 0 0 0,1-1 1 0 0,-1 0-1 0 0,2 0 0 0 0,-1 0 0 0 0,0 0 1 0 0,1 0-1 0 0,0 0 0 0 0,1-1 1 0 0,-1 1-1 0 0,7 6 0 0 0,-8-10-17 0 0,0 0 0 0 0,0-1-1 0 0,0 1 1 0 0,0-1 0 0 0,0 0 0 0 0,0 1-1 0 0,0-1 1 0 0,1 0 0 0 0,-1 0 0 0 0,1-1-1 0 0,-1 1 1 0 0,0 0 0 0 0,1-1 0 0 0,-1 1-1 0 0,1-1 1 0 0,0 0 0 0 0,3 0 0 0 0,8-1-520 0 0,0-1 0 0 0,22-6 0 0 0,18-4 146 0 0,-41 9-32 0 0,0-3-129 0 0,23-13-452 0 0,41-30-1 0 0,-65 41 368 0 0,50-41-3918 0 0,-56 44 3933 0 0,0-1 0 0 0,0 0 0 0 0,-1 0 0 0 0,0-1 0 0 0,0 0 0 0 0,0 0 0 0 0,4-9 0 0 0,-9 14 928 0 0,1 0 0 0 0,-1 1 0 0 0,0-1 0 0 0,0-1 0 0 0,0 1 0 0 0,0 0 0 0 0,0 0 0 0 0,0 0 0 0 0,0 0 0 0 0,-1 0 0 0 0,1 1 0 0 0,-1-1 0 0 0,1 0 0 0 0,-1 0 0 0 0,0 0 0 0 0,0 0 0 0 0,0 0 0 0 0,0 1 0 0 0,0-1 0 0 0,0 0 0 0 0,0 1 0 0 0,-3-3 0 0 0,-34-35 6202 0 0,33 35-6701 0 0,4 3 266 0 0,0 0-1 0 0,0 0 0 0 0,0 0 0 0 0,-1 0 0 0 0,1 0 1 0 0,0 0-1 0 0,0 0 0 0 0,-1 1 0 0 0,1-1 0 0 0,-1 0 0 0 0,1 1 1 0 0,-1-1-1 0 0,1 1 0 0 0,0-1 0 0 0,-1 1 0 0 0,0 0 0 0 0,1 0 1 0 0,-1 0-1 0 0,1 0 0 0 0,-1 0 0 0 0,1 0 0 0 0,-1 0 1 0 0,-2 1-1 0 0,2 0-4 0 0,0 0 0 0 0,0 0-1 0 0,0 1 1 0 0,0-1 0 0 0,0 1 0 0 0,0 0 0 0 0,0 0 0 0 0,1-1 0 0 0,-1 1 0 0 0,1 0 0 0 0,-1 0-1 0 0,1 1 1 0 0,0-1 0 0 0,-2 4 0 0 0,-12 25 207 0 0,1 1 0 0 0,-18 65 0 0 0,27-79-190 0 0,2 0 0 0 0,0 0 0 0 0,1 1 0 0 0,1-1 0 0 0,0 1-1 0 0,1-1 1 0 0,4 23 0 0 0,-3-37-36 0 0,0 0-1 0 0,-1 0 0 0 0,2 0 1 0 0,-1 0-1 0 0,0 0 0 0 0,1 0 1 0 0,0 0-1 0 0,0-1 1 0 0,0 1-1 0 0,0-1 0 0 0,0 0 1 0 0,1 1-1 0 0,3 2 1 0 0,-4-4-10 0 0,0-1 0 0 0,0 1-1 0 0,0-1 1 0 0,0 0 0 0 0,0 1 0 0 0,1-1 0 0 0,-1 0 0 0 0,0 0 0 0 0,1 0 0 0 0,-1-1 0 0 0,0 1 0 0 0,1-1 0 0 0,-1 1 0 0 0,1-1 0 0 0,-1 0 0 0 0,1 0 0 0 0,0 0 0 0 0,-1 0 0 0 0,1 0 0 0 0,-1-1 0 0 0,0 1 0 0 0,4-2-1 0 0,4-2 8 0 0,1 0 0 0 0,0-1-1 0 0,-1 0 1 0 0,0-1-1 0 0,0 0 1 0 0,-1 0 0 0 0,0-1-1 0 0,0-1 1 0 0,0 1-1 0 0,-1-1 1 0 0,0-1 0 0 0,0 0-1 0 0,-1 0 1 0 0,7-12 0 0 0,3-7-12 0 0,0-1 0 0 0,-2-1 0 0 0,18-51 1 0 0,-15 28 8 0 0,-2 0 1 0 0,10-65-1 0 0,-20 81-7 0 0,-2-1 0 0 0,-1 0 0 0 0,-2 1-1 0 0,-5-43 1 0 0,3 67-4 0 0,-1 1 0 0 0,-1 0 0 0 0,-7-23 0 0 0,8 31 0 0 0,1 0 0 0 0,-1 1 0 0 0,0-1 0 0 0,1 0 0 0 0,-2 1 0 0 0,1-1 0 0 0,0 1 0 0 0,-1 0 0 0 0,1 0 0 0 0,-1 0 0 0 0,0 0 0 0 0,0 0 0 0 0,0 1 0 0 0,-1-1 0 0 0,-5-3 0 0 0,8 6 0 0 0,-1-1 0 0 0,1 1 0 0 0,0 0 0 0 0,-1 0 0 0 0,1 0 0 0 0,-1 0 0 0 0,1 0 0 0 0,0 0 0 0 0,-1 0 0 0 0,1 0 0 0 0,-1 0 0 0 0,1 1 0 0 0,0-1 0 0 0,-1 1 0 0 0,1-1 0 0 0,0 1 0 0 0,0-1 0 0 0,-1 1 0 0 0,1 0 0 0 0,0 0 0 0 0,0-1 0 0 0,0 1 0 0 0,0 0 0 0 0,0 0 0 0 0,0 0 0 0 0,0 0 0 0 0,0 0 0 0 0,0 0 0 0 0,1 1 0 0 0,-1-1 0 0 0,0 0 0 0 0,1 0 0 0 0,-2 2 0 0 0,-2 6 0 0 0,-1 0 0 0 0,2 1 0 0 0,-5 12 0 0 0,7-18 0 0 0,-5 15-1 0 0,2 0 0 0 0,0 1-1 0 0,-2 38 1 0 0,7 62 20 0 0,0-77 3 0 0,-1 16 82 0 0,0 2 353 0 0,2 0-1 0 0,21 116 0 0 0,-20-162-360 0 0,1-1-1 0 0,11 27 1 0 0,-14-38-119 0 0,1 0 1 0 0,-1 0-1 0 0,0-1 1 0 0,1 1 0 0 0,0 0-1 0 0,-1-1 1 0 0,1 1-1 0 0,0-1 1 0 0,0 1-1 0 0,1-1 1 0 0,-1 0-1 0 0,0 0 1 0 0,1 0-1 0 0,0 0 1 0 0,-1 0-1 0 0,1 0 1 0 0,0-1-1 0 0,0 0 1 0 0,0 1 0 0 0,4 0-1 0 0,-5-2-54 0 0,0 0 1 0 0,1 0-1 0 0,-1 0 1 0 0,0 0-1 0 0,0-1 0 0 0,0 1 1 0 0,0-1-1 0 0,1 0 1 0 0,-1 0-1 0 0,0 1 0 0 0,0-1 1 0 0,0 0-1 0 0,-1-1 1 0 0,1 1-1 0 0,0 0 0 0 0,0 0 1 0 0,-1-1-1 0 0,1 1 1 0 0,2-4-1 0 0,2-2-708 0 0,0 0 1 0 0,-1 0-1 0 0,6-11 0 0 0,1-5-7300 0 0</inkml:trace>
  <inkml:trace contextRef="#ctx0" brushRef="#br0" timeOffset="1885.07">2245 78 7831 0 0,'0'1'292'0'0,"0"0"-1"0"0,0 1 1 0 0,0-1-1 0 0,0 0 0 0 0,0 0 1 0 0,0 1-1 0 0,1-1 1 0 0,-1 0-1 0 0,0 0 0 0 0,1 0 1 0 0,-1 0-1 0 0,1 0 1 0 0,-1 1-1 0 0,1-1 0 0 0,-1 0 1 0 0,1 0-1 0 0,0 0 0 0 0,0 0 1 0 0,-1 0-1 0 0,1-1 1 0 0,0 1-1 0 0,0 0 0 0 0,0 0 1 0 0,0-1-1 0 0,0 1 1 0 0,0 0-1 0 0,0-1 0 0 0,0 1 1 0 0,0-1-1 0 0,1 1 1 0 0,1 0-1 0 0,1 1 201 0 0,0-1 0 0 0,0 1 1 0 0,1-1-1 0 0,-1 0 0 0 0,0 0 0 0 0,1 0 1 0 0,6 0-1 0 0,-1-2-150 0 0,-1-1 0 0 0,1 0 0 0 0,-1 0 0 0 0,0-1 0 0 0,0-1 0 0 0,0 1 0 0 0,0-1 0 0 0,0-1 0 0 0,-1 0 0 0 0,11-7 0 0 0,37-20 601 0 0,-25 14-584 0 0,-27 15-352 0 0,1 0 1 0 0,-1 0-1 0 0,1 0 1 0 0,-1 1-1 0 0,1-1 0 0 0,0 1 1 0 0,0 1-1 0 0,0-1 1 0 0,10-1-1 0 0,-15 3-15 0 0,1 0-1 0 0,0 0 0 0 0,0 0 1 0 0,0 0-1 0 0,0 0 0 0 0,0 1 0 0 0,-1-1 1 0 0,1 0-1 0 0,0 1 0 0 0,0-1 1 0 0,-1 0-1 0 0,1 1 0 0 0,0-1 1 0 0,0 1-1 0 0,-1-1 0 0 0,1 1 0 0 0,0 0 1 0 0,-1-1-1 0 0,1 1 0 0 0,-1 0 1 0 0,1-1-1 0 0,-1 1 0 0 0,1 0 0 0 0,-1 0 1 0 0,0-1-1 0 0,1 1 0 0 0,-1 0 1 0 0,0 0-1 0 0,1 0 0 0 0,-1 0 0 0 0,0-1 1 0 0,0 1-1 0 0,0 0 0 0 0,0 1 1 0 0,2 33-424 0 0,-2-31 356 0 0,-9 106-1515 0 0,-23 116 0 0 0,20-149-485 0 0,8-49-5207 0 0</inkml:trace>
  <inkml:trace contextRef="#ctx0" brushRef="#br0" timeOffset="1886.07">2541 787 5527 0 0,'0'8'1809'0'0,"1"1"0"0"0,0-1 0 0 0,1 1 0 0 0,3 9 0 0 0,-5-15-1284 0 0,1 1 1 0 0,0-1-1 0 0,1 0 1 0 0,-1 0-1 0 0,1 1 1 0 0,-1-1-1 0 0,1 0 1 0 0,0 0-1 0 0,0-1 1 0 0,0 1-1 0 0,1 0 1 0 0,4 4-1 0 0,-6-7-448 0 0,-1 1 0 0 0,1-1 0 0 0,0 0-1 0 0,0 1 1 0 0,0-1 0 0 0,0 0 0 0 0,0 0-1 0 0,0 0 1 0 0,0 0 0 0 0,0 1 0 0 0,0-1-1 0 0,0-1 1 0 0,0 1 0 0 0,0 0 0 0 0,-1 0 0 0 0,1 0-1 0 0,0 0 1 0 0,0-1 0 0 0,0 1 0 0 0,0 0-1 0 0,0-1 1 0 0,0 1 0 0 0,0-1 0 0 0,0 0 0 0 0,10-7-1157 0 0,-2 0-4451 0 0,-9 8 5453 0 0,8-9-7061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04T20:10:21.091"/>
    </inkml:context>
    <inkml:brush xml:id="br0">
      <inkml:brushProperty name="width" value="0.025" units="cm"/>
      <inkml:brushProperty name="height" value="0.025" units="cm"/>
      <inkml:brushProperty name="color" value="#5B2D90"/>
    </inkml:brush>
  </inkml:definitions>
  <inkml:trace contextRef="#ctx0" brushRef="#br0">30 347 5983 0 0,'-13'7'3308'0'0,"0"-1"5395"0"0,12-7-8538 0 0,1 1 1 0 0,-1-1-1 0 0,1 0 0 0 0,0 1 1 0 0,-1-1-1 0 0,1 0 1 0 0,0 0-1 0 0,0 0 0 0 0,0 1 1 0 0,-1-1-1 0 0,1 0 1 0 0,0 0-1 0 0,0 0 0 0 0,0 1 1 0 0,0-1-1 0 0,1 0 1 0 0,-1 0-1 0 0,0 0 0 0 0,0 1 1 0 0,0-1-1 0 0,1 0 0 0 0,-1 0 1 0 0,5-33 381 0 0,2 1 1 0 0,1 0 0 0 0,2 0-1 0 0,1 1 1 0 0,1 0-1 0 0,31-56 1 0 0,-43 88-523 0 0,1-1-1 0 0,-1 1 1 0 0,0-1 0 0 0,0 1-1 0 0,1-1 1 0 0,-1 1 0 0 0,1-1-1 0 0,-1 1 1 0 0,0 0 0 0 0,1-1-1 0 0,-1 1 1 0 0,1 0 0 0 0,-1-1-1 0 0,1 1 1 0 0,-1 0 0 0 0,1-1-1 0 0,-1 1 1 0 0,1 0 0 0 0,-1 0-1 0 0,1 0 1 0 0,0 0 0 0 0,-1-1-1 0 0,1 1 1 0 0,-1 0 0 0 0,1 0-1 0 0,-1 0 1 0 0,1 0 0 0 0,0 0-1 0 0,0 0-12 0 0,-1 1-1 0 0,1-1 1 0 0,-1 0 0 0 0,1 0-1 0 0,-1 0 1 0 0,1 0-1 0 0,-1-1 1 0 0,0 1-1 0 0,1 0 1 0 0,-1 0-1 0 0,1 0 1 0 0,-1 0-1 0 0,1 0 1 0 0,-1-1-1 0 0,1 1 1 0 0,-1 0 0 0 0,0 0-1 0 0,1-1 1 0 0,-1 1-1 0 0,0 0 1 0 0,1 0-1 0 0,-1-1 1 0 0,0 1-1 0 0,1 0 1 0 0,-1-1-1 0 0,0 1 1 0 0,0-1-1 0 0,1 1 1 0 0,-1 0-1 0 0,0-1 1 0 0,0 1 0 0 0,1-1-1 0 0,5-14 254 0 0,-5 12-192 0 0,0 0 1 0 0,0 0 0 0 0,1 0 0 0 0,-1 0 0 0 0,1 0 0 0 0,-1 1 0 0 0,4-4 0 0 0,-5 6-69 0 0,0 0 0 0 0,0 0 1 0 0,1 0-1 0 0,-1 0 0 0 0,0-1 0 0 0,0 1 0 0 0,1 0 1 0 0,-1 0-1 0 0,0 0 0 0 0,0 0 0 0 0,1 0 0 0 0,-1 0 1 0 0,0 0-1 0 0,0 1 0 0 0,1-1 0 0 0,-1 0 0 0 0,0 0 1 0 0,0 0-1 0 0,1 0 0 0 0,-1 0 0 0 0,0 0 0 0 0,0 0 1 0 0,1 0-1 0 0,-1 1 0 0 0,0-1 0 0 0,0 0 0 0 0,0 0 1 0 0,1 0-1 0 0,-1 0 0 0 0,0 1 0 0 0,0-1 0 0 0,0 0 1 0 0,0 0-1 0 0,0 1 0 0 0,1-1 0 0 0,-1 0 0 0 0,0 0 1 0 0,0 0-1 0 0,0 1 0 0 0,0-1 0 0 0,0 0 0 0 0,0 1 0 0 0,0-1 1 0 0,0 0-1 0 0,0 0 0 0 0,0 1 0 0 0,0-1 0 0 0,0 0 1 0 0,0 1-1 0 0,4 15 52 0 0,6 78 119 0 0,3 13-53 0 0,13-7-483 0 0,-38-170-3177 0 0,10 38-3531 0 0,2 13-351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C7E1CEAFA31BF429C56E5C88088A0D7" ma:contentTypeVersion="3" ma:contentTypeDescription="Create a new document." ma:contentTypeScope="" ma:versionID="ac67de2584487e338843368825273d87">
  <xsd:schema xmlns:xsd="http://www.w3.org/2001/XMLSchema" xmlns:xs="http://www.w3.org/2001/XMLSchema" xmlns:p="http://schemas.microsoft.com/office/2006/metadata/properties" xmlns:ns2="acc98fab-a7c4-49bd-b4a5-4aba66e4a245" targetNamespace="http://schemas.microsoft.com/office/2006/metadata/properties" ma:root="true" ma:fieldsID="83e8a25386c2488a4cf29ff9a04c65a1" ns2:_="">
    <xsd:import namespace="acc98fab-a7c4-49bd-b4a5-4aba66e4a245"/>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c98fab-a7c4-49bd-b4a5-4aba66e4a2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A16F644-37FB-4C13-96B6-326C3315A42F}">
  <ds:schemaRefs>
    <ds:schemaRef ds:uri="http://schemas.openxmlformats.org/officeDocument/2006/bibliography"/>
  </ds:schemaRefs>
</ds:datastoreItem>
</file>

<file path=customXml/itemProps2.xml><?xml version="1.0" encoding="utf-8"?>
<ds:datastoreItem xmlns:ds="http://schemas.openxmlformats.org/officeDocument/2006/customXml" ds:itemID="{AD535BE4-1C2B-4ED3-A14B-22B060C80B5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0E4E99C-1727-47FC-A53F-E035B87596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c98fab-a7c4-49bd-b4a5-4aba66e4a2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DEC4998-CA28-4B71-906F-C7D7EC0CDA2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4488</Words>
  <Characters>25587</Characters>
  <Application>Microsoft Office Word</Application>
  <DocSecurity>0</DocSecurity>
  <Lines>213</Lines>
  <Paragraphs>60</Paragraphs>
  <ScaleCrop>false</ScaleCrop>
  <Company/>
  <LinksUpToDate>false</LinksUpToDate>
  <CharactersWithSpaces>30015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dc:creator>
  <cp:keywords/>
  <dc:description/>
  <cp:lastModifiedBy>Lynnane George</cp:lastModifiedBy>
  <cp:revision>2</cp:revision>
  <dcterms:created xsi:type="dcterms:W3CDTF">2022-12-04T20:21:00Z</dcterms:created>
  <dcterms:modified xsi:type="dcterms:W3CDTF">2022-12-04T20:21:00Z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0x0101006C7E1CEAFA31BF429C56E5C88088A0D7</vt:lpwstr>
  </property>
</Properties>
</file>